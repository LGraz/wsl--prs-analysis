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11.png" ContentType="image/png"/>
  <Override PartName="/word/media/image2.png" ContentType="image/png"/>
  <Override PartName="/word/media/image17.png" ContentType="image/png"/>
  <Override PartName="/word/media/image8.png" ContentType="image/png"/>
  <Override PartName="/word/media/image12.png" ContentType="image/png"/>
  <Override PartName="/word/media/image3.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360" w:after="80"/>
        <w:rPr>
          <w:lang w:val="en-GB"/>
        </w:rPr>
      </w:pPr>
      <w:r>
        <w:rPr>
          <w:lang w:val="en-GB"/>
        </w:rPr>
        <w:t xml:space="preserve">Supplementary Material: </w:t>
        <w:br/>
        <w:t>Statistical analysis of perceived restorativeness</w:t>
      </w:r>
    </w:p>
    <w:p>
      <w:pPr>
        <w:pStyle w:val="Normal"/>
        <w:rPr>
          <w:sz w:val="22"/>
          <w:szCs w:val="22"/>
          <w:lang w:val="en-GB"/>
        </w:rPr>
      </w:pPr>
      <w:r>
        <w:rPr>
          <w:sz w:val="22"/>
          <w:szCs w:val="22"/>
          <w:lang w:val="en-GB"/>
        </w:rPr>
        <w:t>This supplementary material provides a detailed description of the procedure and the results of the statistical modelling of perceived restorativeness as mentioned in the sections 2.5.2 and 3.5 of the manuscript.</w:t>
      </w:r>
    </w:p>
    <w:p>
      <w:pPr>
        <w:pStyle w:val="Heading2"/>
        <w:numPr>
          <w:ilvl w:val="0"/>
          <w:numId w:val="2"/>
        </w:numPr>
        <w:rPr>
          <w:lang w:val="en-GB"/>
        </w:rPr>
      </w:pPr>
      <w:r>
        <w:rPr>
          <w:lang w:val="en-GB"/>
        </w:rPr>
        <w:t>Variable description</w:t>
      </w:r>
    </w:p>
    <w:p>
      <w:pPr>
        <w:pStyle w:val="Normal"/>
        <w:rPr>
          <w:b/>
          <w:bCs/>
          <w:sz w:val="22"/>
          <w:szCs w:val="22"/>
          <w:lang w:val="en-GB"/>
        </w:rPr>
      </w:pPr>
      <w:r>
        <w:rPr>
          <w:b/>
          <w:bCs/>
          <w:sz w:val="22"/>
          <w:szCs w:val="22"/>
          <w:lang w:val="en-GB"/>
        </w:rPr>
        <w:t>Geodata</w:t>
      </w:r>
    </w:p>
    <w:tbl>
      <w:tblPr>
        <w:tblStyle w:val="Tabellenraster"/>
        <w:tblW w:w="679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9"/>
        <w:gridCol w:w="5239"/>
      </w:tblGrid>
      <w:tr>
        <w:trPr/>
        <w:tc>
          <w:tcPr>
            <w:tcW w:w="1559" w:type="dxa"/>
            <w:tcBorders>
              <w:top w:val="nil"/>
              <w:left w:val="nil"/>
              <w:bottom w:val="nil"/>
              <w:right w:val="nil"/>
            </w:tcBorders>
          </w:tcPr>
          <w:p>
            <w:pPr>
              <w:pStyle w:val="NoSpacing"/>
              <w:widowControl/>
              <w:spacing w:before="0" w:after="0"/>
              <w:jc w:val="left"/>
              <w:rPr>
                <w:b/>
                <w:sz w:val="20"/>
                <w:szCs w:val="20"/>
                <w:lang w:val="en-GB"/>
              </w:rPr>
            </w:pPr>
            <w:r>
              <w:rPr>
                <w:rFonts w:eastAsia="DengXian" w:cs=""/>
                <w:b/>
                <w:sz w:val="20"/>
                <w:szCs w:val="20"/>
                <w:lang w:val="en-GB" w:bidi="ar-SA"/>
              </w:rPr>
              <w:t>Acronym</w:t>
            </w:r>
          </w:p>
        </w:tc>
        <w:tc>
          <w:tcPr>
            <w:tcW w:w="5239" w:type="dxa"/>
            <w:tcBorders>
              <w:top w:val="nil"/>
              <w:left w:val="nil"/>
              <w:bottom w:val="nil"/>
              <w:right w:val="nil"/>
            </w:tcBorders>
          </w:tcPr>
          <w:p>
            <w:pPr>
              <w:pStyle w:val="NoSpacing"/>
              <w:widowControl/>
              <w:spacing w:before="0" w:after="0"/>
              <w:jc w:val="left"/>
              <w:rPr>
                <w:b/>
                <w:sz w:val="20"/>
                <w:szCs w:val="20"/>
                <w:lang w:val="en-GB"/>
              </w:rPr>
            </w:pPr>
            <w:r>
              <w:rPr>
                <w:rFonts w:eastAsia="DengXian" w:cs=""/>
                <w:b/>
                <w:sz w:val="20"/>
                <w:szCs w:val="20"/>
                <w:lang w:val="en-GB" w:bidi="ar-SA"/>
              </w:rPr>
              <w:t>Explanation</w:t>
            </w:r>
          </w:p>
        </w:tc>
      </w:tr>
      <w:tr>
        <w:trPr/>
        <w:tc>
          <w:tcPr>
            <w:tcW w:w="155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LCARTIF</w:t>
            </w:r>
          </w:p>
        </w:tc>
        <w:tc>
          <w:tcPr>
            <w:tcW w:w="523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 xml:space="preserve">proportion of artificial surfaces within 250 m buffer </w:t>
            </w:r>
          </w:p>
        </w:tc>
      </w:tr>
      <w:tr>
        <w:trPr/>
        <w:tc>
          <w:tcPr>
            <w:tcW w:w="155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LCFOREST</w:t>
            </w:r>
          </w:p>
        </w:tc>
        <w:tc>
          <w:tcPr>
            <w:tcW w:w="523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proportion of forest within 250 m buffer</w:t>
            </w:r>
          </w:p>
        </w:tc>
      </w:tr>
      <w:tr>
        <w:trPr/>
        <w:tc>
          <w:tcPr>
            <w:tcW w:w="155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HETER</w:t>
            </w:r>
          </w:p>
        </w:tc>
        <w:tc>
          <w:tcPr>
            <w:tcW w:w="523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land cover heterogeneity in 250 m buffer</w:t>
            </w:r>
          </w:p>
        </w:tc>
      </w:tr>
      <w:tr>
        <w:trPr/>
        <w:tc>
          <w:tcPr>
            <w:tcW w:w="155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OVDIST</w:t>
            </w:r>
          </w:p>
        </w:tc>
        <w:tc>
          <w:tcPr>
            <w:tcW w:w="523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distance to the nearest public transport stop</w:t>
            </w:r>
          </w:p>
        </w:tc>
      </w:tr>
      <w:tr>
        <w:trPr/>
        <w:tc>
          <w:tcPr>
            <w:tcW w:w="155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VIS5K</w:t>
            </w:r>
          </w:p>
        </w:tc>
        <w:tc>
          <w:tcPr>
            <w:tcW w:w="523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percentage of visible area within a radius of 5 km</w:t>
            </w:r>
          </w:p>
        </w:tc>
      </w:tr>
      <w:tr>
        <w:trPr/>
        <w:tc>
          <w:tcPr>
            <w:tcW w:w="1559" w:type="dxa"/>
            <w:tcBorders>
              <w:top w:val="nil"/>
              <w:left w:val="nil"/>
              <w:bottom w:val="nil"/>
              <w:right w:val="nil"/>
            </w:tcBorders>
          </w:tcPr>
          <w:p>
            <w:pPr>
              <w:pStyle w:val="NoSpacing"/>
              <w:widowControl/>
              <w:spacing w:before="0" w:after="0"/>
              <w:jc w:val="left"/>
              <w:rPr>
                <w:strike/>
                <w:lang w:val="en-GB"/>
              </w:rPr>
            </w:pPr>
            <w:r>
              <w:rPr>
                <w:rFonts w:eastAsia="DengXian" w:cs=""/>
                <w:lang w:val="en-GB" w:bidi="ar-SA"/>
              </w:rPr>
              <w:t>RL_NDVI</w:t>
            </w:r>
          </w:p>
        </w:tc>
        <w:tc>
          <w:tcPr>
            <w:tcW w:w="5239" w:type="dxa"/>
            <w:tcBorders>
              <w:top w:val="nil"/>
              <w:left w:val="nil"/>
              <w:bottom w:val="nil"/>
              <w:right w:val="nil"/>
            </w:tcBorders>
          </w:tcPr>
          <w:p>
            <w:pPr>
              <w:pStyle w:val="NoSpacing"/>
              <w:widowControl/>
              <w:spacing w:before="0" w:after="0"/>
              <w:jc w:val="left"/>
              <w:rPr>
                <w:strike/>
                <w:lang w:val="en-GB"/>
              </w:rPr>
            </w:pPr>
            <w:r>
              <w:rPr>
                <w:rFonts w:eastAsia="DengXian" w:cs=""/>
                <w:lang w:val="en-GB" w:bidi="ar-SA"/>
              </w:rPr>
              <w:t>mean NDVI in 250 m buffer around RL</w:t>
            </w:r>
          </w:p>
        </w:tc>
      </w:tr>
      <w:tr>
        <w:trPr/>
        <w:tc>
          <w:tcPr>
            <w:tcW w:w="155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RL_NOISE</w:t>
            </w:r>
          </w:p>
        </w:tc>
        <w:tc>
          <w:tcPr>
            <w:tcW w:w="523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mean road traffic noise in 250 m buffer around RL</w:t>
            </w:r>
          </w:p>
        </w:tc>
      </w:tr>
      <w:tr>
        <w:trPr/>
        <w:tc>
          <w:tcPr>
            <w:tcW w:w="155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DISTKM</w:t>
            </w:r>
          </w:p>
        </w:tc>
        <w:tc>
          <w:tcPr>
            <w:tcW w:w="523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Euclidean distance between home and RL</w:t>
            </w:r>
          </w:p>
        </w:tc>
      </w:tr>
      <w:tr>
        <w:trPr/>
        <w:tc>
          <w:tcPr>
            <w:tcW w:w="155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JNYTIME</w:t>
            </w:r>
          </w:p>
        </w:tc>
        <w:tc>
          <w:tcPr>
            <w:tcW w:w="523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travel time from home to RL (as indicated in the survey)</w:t>
            </w:r>
          </w:p>
        </w:tc>
      </w:tr>
      <w:tr>
        <w:trPr/>
        <w:tc>
          <w:tcPr>
            <w:tcW w:w="155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STRIMP123</w:t>
            </w:r>
          </w:p>
        </w:tc>
        <w:tc>
          <w:tcPr>
            <w:tcW w:w="523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length of roads with high traffic intensity</w:t>
            </w:r>
          </w:p>
        </w:tc>
      </w:tr>
      <w:tr>
        <w:trPr/>
        <w:tc>
          <w:tcPr>
            <w:tcW w:w="155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STRIMP999</w:t>
            </w:r>
          </w:p>
        </w:tc>
        <w:tc>
          <w:tcPr>
            <w:tcW w:w="5239"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length of other roads (low traffic intensity)</w:t>
            </w:r>
          </w:p>
        </w:tc>
      </w:tr>
    </w:tbl>
    <w:p>
      <w:pPr>
        <w:pStyle w:val="Normal"/>
        <w:rPr>
          <w:sz w:val="22"/>
          <w:szCs w:val="22"/>
          <w:lang w:val="en-GB"/>
        </w:rPr>
      </w:pPr>
      <w:r>
        <w:rPr>
          <w:sz w:val="22"/>
          <w:szCs w:val="22"/>
          <w:lang w:val="en-GB"/>
        </w:rPr>
      </w:r>
    </w:p>
    <w:p>
      <w:pPr>
        <w:pStyle w:val="Normal"/>
        <w:rPr>
          <w:b/>
          <w:bCs/>
          <w:sz w:val="22"/>
          <w:szCs w:val="22"/>
          <w:lang w:val="en-GB"/>
        </w:rPr>
      </w:pPr>
      <w:r>
        <w:rPr>
          <w:b/>
          <w:bCs/>
          <w:sz w:val="22"/>
          <w:szCs w:val="22"/>
          <w:lang w:val="en-GB"/>
        </w:rPr>
        <w:t>Mediator variables (questionnaire responses)</w:t>
      </w:r>
    </w:p>
    <w:tbl>
      <w:tblPr>
        <w:tblStyle w:val="Tabellenraster"/>
        <w:tblW w:w="793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8"/>
        <w:gridCol w:w="6374"/>
      </w:tblGrid>
      <w:tr>
        <w:trPr/>
        <w:tc>
          <w:tcPr>
            <w:tcW w:w="1558" w:type="dxa"/>
            <w:tcBorders>
              <w:top w:val="nil"/>
              <w:left w:val="nil"/>
              <w:bottom w:val="nil"/>
              <w:right w:val="nil"/>
            </w:tcBorders>
          </w:tcPr>
          <w:p>
            <w:pPr>
              <w:pStyle w:val="NoSpacing"/>
              <w:widowControl/>
              <w:spacing w:before="0" w:after="0"/>
              <w:jc w:val="left"/>
              <w:rPr>
                <w:b/>
                <w:sz w:val="20"/>
                <w:szCs w:val="20"/>
                <w:lang w:val="en-GB"/>
              </w:rPr>
            </w:pPr>
            <w:r>
              <w:rPr>
                <w:rFonts w:eastAsia="DengXian" w:cs=""/>
                <w:b/>
                <w:sz w:val="20"/>
                <w:szCs w:val="20"/>
                <w:lang w:val="en-GB" w:bidi="ar-SA"/>
              </w:rPr>
              <w:t>Acronym</w:t>
            </w:r>
          </w:p>
        </w:tc>
        <w:tc>
          <w:tcPr>
            <w:tcW w:w="6374" w:type="dxa"/>
            <w:tcBorders>
              <w:top w:val="nil"/>
              <w:left w:val="nil"/>
              <w:bottom w:val="nil"/>
              <w:right w:val="nil"/>
            </w:tcBorders>
          </w:tcPr>
          <w:p>
            <w:pPr>
              <w:pStyle w:val="NoSpacing"/>
              <w:widowControl/>
              <w:spacing w:before="0" w:after="0"/>
              <w:jc w:val="left"/>
              <w:rPr>
                <w:b/>
                <w:sz w:val="20"/>
                <w:szCs w:val="20"/>
                <w:lang w:val="en-GB"/>
              </w:rPr>
            </w:pPr>
            <w:r>
              <w:rPr>
                <w:rFonts w:eastAsia="DengXian" w:cs=""/>
                <w:b/>
                <w:sz w:val="20"/>
                <w:szCs w:val="20"/>
                <w:lang w:val="en-GB" w:bidi="ar-SA"/>
              </w:rPr>
              <w:t>Explanation</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FEELNAT</w:t>
            </w:r>
          </w:p>
        </w:tc>
        <w:tc>
          <w:tcPr>
            <w:tcW w:w="6374" w:type="dxa"/>
            <w:tcBorders>
              <w:top w:val="nil"/>
              <w:left w:val="nil"/>
              <w:bottom w:val="nil"/>
              <w:right w:val="nil"/>
            </w:tcBorders>
          </w:tcPr>
          <w:p>
            <w:pPr>
              <w:pStyle w:val="NoSpacing"/>
              <w:widowControl/>
              <w:spacing w:before="0" w:after="0"/>
              <w:jc w:val="left"/>
              <w:rPr>
                <w:lang w:val="en-GB"/>
              </w:rPr>
            </w:pPr>
            <w:r>
              <w:rPr>
                <w:rFonts w:eastAsia="DengXian" w:cs=""/>
                <w:lang w:val="en-GB" w:bidi="ar-SA"/>
              </w:rPr>
              <w:t>Feeling of being in nature (1=strongly disagree; 7 = strongly agree)</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LNOISE</w:t>
            </w:r>
          </w:p>
        </w:tc>
        <w:tc>
          <w:tcPr>
            <w:tcW w:w="6374" w:type="dxa"/>
            <w:tcBorders>
              <w:top w:val="nil"/>
              <w:left w:val="nil"/>
              <w:bottom w:val="nil"/>
              <w:right w:val="nil"/>
            </w:tcBorders>
          </w:tcPr>
          <w:p>
            <w:pPr>
              <w:pStyle w:val="NoSpacing"/>
              <w:widowControl/>
              <w:spacing w:before="0" w:after="0"/>
              <w:jc w:val="left"/>
              <w:rPr>
                <w:lang w:val="en-GB"/>
              </w:rPr>
            </w:pPr>
            <w:r>
              <w:rPr>
                <w:rFonts w:eastAsia="DengXian" w:cs=""/>
                <w:lang w:val="en-GB" w:bidi="ar-SA"/>
              </w:rPr>
              <w:t>Overall soundscape quality (1 = very bad; 5 = very good)</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LOC_SENS</w:t>
            </w:r>
          </w:p>
        </w:tc>
        <w:tc>
          <w:tcPr>
            <w:tcW w:w="6374" w:type="dxa"/>
            <w:tcBorders>
              <w:top w:val="nil"/>
              <w:left w:val="nil"/>
              <w:bottom w:val="nil"/>
              <w:right w:val="nil"/>
            </w:tcBorders>
          </w:tcPr>
          <w:p>
            <w:pPr>
              <w:pStyle w:val="NoSpacing"/>
              <w:widowControl/>
              <w:spacing w:before="0" w:after="0"/>
              <w:jc w:val="left"/>
              <w:rPr>
                <w:lang w:val="en-GB"/>
              </w:rPr>
            </w:pPr>
            <w:r>
              <w:rPr>
                <w:rFonts w:eastAsia="DengXian" w:cs=""/>
                <w:lang w:val="en-GB" w:bidi="ar-SA"/>
              </w:rPr>
              <w:t>Sensations; e.g. wind in hair (1=strongly disagree; 5 = strongly agree)</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LOC_SOUN</w:t>
            </w:r>
          </w:p>
        </w:tc>
        <w:tc>
          <w:tcPr>
            <w:tcW w:w="6374" w:type="dxa"/>
            <w:tcBorders>
              <w:top w:val="nil"/>
              <w:left w:val="nil"/>
              <w:bottom w:val="nil"/>
              <w:right w:val="nil"/>
            </w:tcBorders>
          </w:tcPr>
          <w:p>
            <w:pPr>
              <w:pStyle w:val="NoSpacing"/>
              <w:widowControl/>
              <w:spacing w:before="0" w:after="0"/>
              <w:jc w:val="left"/>
              <w:rPr>
                <w:lang w:val="en-GB"/>
              </w:rPr>
            </w:pPr>
            <w:r>
              <w:rPr>
                <w:rFonts w:eastAsia="DengXian" w:cs=""/>
                <w:lang w:val="en-GB" w:bidi="ar-SA"/>
              </w:rPr>
              <w:t>Sounds; e.g. birds (1=strongly disagree; 5 = strongly agree)</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LOC_SCEN</w:t>
            </w:r>
          </w:p>
        </w:tc>
        <w:tc>
          <w:tcPr>
            <w:tcW w:w="6374" w:type="dxa"/>
            <w:tcBorders>
              <w:top w:val="nil"/>
              <w:left w:val="nil"/>
              <w:bottom w:val="nil"/>
              <w:right w:val="nil"/>
            </w:tcBorders>
          </w:tcPr>
          <w:p>
            <w:pPr>
              <w:pStyle w:val="NoSpacing"/>
              <w:widowControl/>
              <w:spacing w:before="0" w:after="0"/>
              <w:jc w:val="left"/>
              <w:rPr>
                <w:lang w:val="en-GB"/>
              </w:rPr>
            </w:pPr>
            <w:r>
              <w:rPr>
                <w:rFonts w:eastAsia="DengXian" w:cs=""/>
                <w:lang w:val="en-GB" w:bidi="ar-SA"/>
              </w:rPr>
              <w:t>Scents and odours (1=strongly disagree; 5 = strongly agree)</w:t>
            </w:r>
          </w:p>
        </w:tc>
      </w:tr>
      <w:tr>
        <w:trPr/>
        <w:tc>
          <w:tcPr>
            <w:tcW w:w="1558" w:type="dxa"/>
            <w:tcBorders>
              <w:top w:val="nil"/>
              <w:left w:val="nil"/>
              <w:bottom w:val="nil"/>
              <w:right w:val="nil"/>
            </w:tcBorders>
          </w:tcPr>
          <w:p>
            <w:pPr>
              <w:pStyle w:val="NoSpacing"/>
              <w:widowControl/>
              <w:spacing w:before="0" w:after="0"/>
              <w:jc w:val="left"/>
              <w:rPr>
                <w:strike/>
                <w:lang w:val="en-GB"/>
              </w:rPr>
            </w:pPr>
            <w:r>
              <w:rPr>
                <w:rFonts w:eastAsia="DengXian" w:cs=""/>
                <w:lang w:val="en-GB" w:bidi="ar-SA"/>
              </w:rPr>
              <w:t>LOC_VISE</w:t>
            </w:r>
          </w:p>
        </w:tc>
        <w:tc>
          <w:tcPr>
            <w:tcW w:w="6374" w:type="dxa"/>
            <w:tcBorders>
              <w:top w:val="nil"/>
              <w:left w:val="nil"/>
              <w:bottom w:val="nil"/>
              <w:right w:val="nil"/>
            </w:tcBorders>
          </w:tcPr>
          <w:p>
            <w:pPr>
              <w:pStyle w:val="NoSpacing"/>
              <w:widowControl/>
              <w:spacing w:before="0" w:after="0"/>
              <w:jc w:val="left"/>
              <w:rPr>
                <w:strike/>
                <w:lang w:val="en-GB"/>
              </w:rPr>
            </w:pPr>
            <w:r>
              <w:rPr>
                <w:rFonts w:eastAsia="DengXian" w:cs=""/>
                <w:lang w:val="en-GB" w:bidi="ar-SA"/>
              </w:rPr>
              <w:t>Visual elements (1=strongly disagree; 5 = strongly agree)</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LOC_VEGE</w:t>
            </w:r>
          </w:p>
        </w:tc>
        <w:tc>
          <w:tcPr>
            <w:tcW w:w="6374" w:type="dxa"/>
            <w:tcBorders>
              <w:top w:val="nil"/>
              <w:left w:val="nil"/>
              <w:bottom w:val="nil"/>
              <w:right w:val="nil"/>
            </w:tcBorders>
          </w:tcPr>
          <w:p>
            <w:pPr>
              <w:pStyle w:val="NoSpacing"/>
              <w:widowControl/>
              <w:spacing w:before="0" w:after="0"/>
              <w:jc w:val="left"/>
              <w:rPr>
                <w:lang w:val="en-GB"/>
              </w:rPr>
            </w:pPr>
            <w:r>
              <w:rPr>
                <w:rFonts w:eastAsia="DengXian" w:cs=""/>
                <w:lang w:val="en-GB" w:bidi="ar-SA"/>
              </w:rPr>
              <w:t>Vegetation and its changes (1=strongly disagree; 5 = strongly agree)</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LOC_FAUN</w:t>
            </w:r>
          </w:p>
        </w:tc>
        <w:tc>
          <w:tcPr>
            <w:tcW w:w="6374" w:type="dxa"/>
            <w:tcBorders>
              <w:top w:val="nil"/>
              <w:left w:val="nil"/>
              <w:bottom w:val="nil"/>
              <w:right w:val="nil"/>
            </w:tcBorders>
          </w:tcPr>
          <w:p>
            <w:pPr>
              <w:pStyle w:val="NoSpacing"/>
              <w:widowControl/>
              <w:spacing w:before="0" w:after="0"/>
              <w:jc w:val="left"/>
              <w:rPr>
                <w:lang w:val="en-GB"/>
              </w:rPr>
            </w:pPr>
            <w:r>
              <w:rPr>
                <w:rFonts w:eastAsia="DengXian" w:cs=""/>
                <w:lang w:val="en-GB" w:bidi="ar-SA"/>
              </w:rPr>
              <w:t>Wild animals (1=strongly disagree; 5 = strongly agree)</w:t>
            </w:r>
          </w:p>
        </w:tc>
      </w:tr>
    </w:tbl>
    <w:p>
      <w:pPr>
        <w:pStyle w:val="Normal"/>
        <w:rPr>
          <w:sz w:val="22"/>
          <w:szCs w:val="22"/>
          <w:lang w:val="en-GB"/>
        </w:rPr>
      </w:pPr>
      <w:r>
        <w:rPr>
          <w:sz w:val="22"/>
          <w:szCs w:val="22"/>
          <w:lang w:val="en-GB"/>
        </w:rPr>
      </w:r>
    </w:p>
    <w:p>
      <w:pPr>
        <w:pStyle w:val="Normal"/>
        <w:rPr>
          <w:sz w:val="22"/>
          <w:szCs w:val="22"/>
          <w:lang w:val="en-GB"/>
        </w:rPr>
      </w:pPr>
      <w:r>
        <w:rPr>
          <w:b/>
          <w:bCs/>
          <w:sz w:val="22"/>
          <w:szCs w:val="22"/>
          <w:lang w:val="en-GB"/>
        </w:rPr>
        <w:t>Response variables: Perceived Restorativeness Scale PRS</w:t>
      </w:r>
      <w:r>
        <w:rPr>
          <w:rStyle w:val="FootnoteReference"/>
          <w:b/>
          <w:bCs/>
          <w:sz w:val="22"/>
          <w:szCs w:val="22"/>
          <w:lang w:val="en-GB"/>
        </w:rPr>
        <w:footnoteReference w:id="2"/>
      </w:r>
    </w:p>
    <w:tbl>
      <w:tblPr>
        <w:tblStyle w:val="Tabellenraster"/>
        <w:tblW w:w="90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58"/>
        <w:gridCol w:w="7508"/>
      </w:tblGrid>
      <w:tr>
        <w:trPr/>
        <w:tc>
          <w:tcPr>
            <w:tcW w:w="1558" w:type="dxa"/>
            <w:tcBorders>
              <w:top w:val="nil"/>
              <w:left w:val="nil"/>
              <w:bottom w:val="nil"/>
              <w:right w:val="nil"/>
            </w:tcBorders>
          </w:tcPr>
          <w:p>
            <w:pPr>
              <w:pStyle w:val="NoSpacing"/>
              <w:widowControl/>
              <w:spacing w:before="0" w:after="0"/>
              <w:jc w:val="left"/>
              <w:rPr>
                <w:b/>
                <w:sz w:val="20"/>
                <w:szCs w:val="20"/>
                <w:lang w:val="en-GB"/>
              </w:rPr>
            </w:pPr>
            <w:r>
              <w:rPr>
                <w:rFonts w:eastAsia="DengXian" w:cs=""/>
                <w:b/>
                <w:sz w:val="20"/>
                <w:szCs w:val="20"/>
                <w:lang w:val="en-GB" w:bidi="ar-SA"/>
              </w:rPr>
              <w:t>Acronym</w:t>
            </w:r>
          </w:p>
        </w:tc>
        <w:tc>
          <w:tcPr>
            <w:tcW w:w="7508" w:type="dxa"/>
            <w:tcBorders>
              <w:top w:val="nil"/>
              <w:left w:val="nil"/>
              <w:bottom w:val="nil"/>
              <w:right w:val="nil"/>
            </w:tcBorders>
          </w:tcPr>
          <w:p>
            <w:pPr>
              <w:pStyle w:val="NoSpacing"/>
              <w:widowControl/>
              <w:spacing w:before="0" w:after="0"/>
              <w:jc w:val="left"/>
              <w:rPr>
                <w:b/>
                <w:sz w:val="20"/>
                <w:szCs w:val="20"/>
                <w:lang w:val="en-GB"/>
              </w:rPr>
            </w:pPr>
            <w:r>
              <w:rPr>
                <w:rFonts w:eastAsia="DengXian" w:cs=""/>
                <w:b/>
                <w:sz w:val="20"/>
                <w:szCs w:val="20"/>
                <w:lang w:val="en-GB" w:bidi="ar-SA"/>
              </w:rPr>
              <w:t>Explanation</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MEAN</w:t>
            </w:r>
          </w:p>
        </w:tc>
        <w:tc>
          <w:tcPr>
            <w:tcW w:w="750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Aggregated mean of all PRS dimensions (1=strongly disagree; 7 = strongly agree)</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FA</w:t>
            </w:r>
          </w:p>
        </w:tc>
        <w:tc>
          <w:tcPr>
            <w:tcW w:w="750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Fascination (1=strongly disagree; 7 = strongly agree)</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BA</w:t>
            </w:r>
          </w:p>
        </w:tc>
        <w:tc>
          <w:tcPr>
            <w:tcW w:w="750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Being away (1=strongly disagree; 7 = strongly agree</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EC</w:t>
            </w:r>
          </w:p>
        </w:tc>
        <w:tc>
          <w:tcPr>
            <w:tcW w:w="750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Extent and coherence (1=strongly disagree; 7 = strongly agree)</w:t>
            </w:r>
          </w:p>
        </w:tc>
      </w:tr>
      <w:tr>
        <w:trPr/>
        <w:tc>
          <w:tcPr>
            <w:tcW w:w="155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ES</w:t>
            </w:r>
          </w:p>
        </w:tc>
        <w:tc>
          <w:tcPr>
            <w:tcW w:w="7508" w:type="dxa"/>
            <w:tcBorders>
              <w:top w:val="nil"/>
              <w:left w:val="nil"/>
              <w:bottom w:val="nil"/>
              <w:right w:val="nil"/>
            </w:tcBorders>
          </w:tcPr>
          <w:p>
            <w:pPr>
              <w:pStyle w:val="NoSpacing"/>
              <w:widowControl/>
              <w:spacing w:before="0" w:after="0"/>
              <w:jc w:val="left"/>
              <w:rPr>
                <w:lang w:val="en-GB"/>
              </w:rPr>
            </w:pPr>
            <w:r>
              <w:rPr>
                <w:rFonts w:eastAsia="DengXian" w:cs=""/>
                <w:lang w:val="en-GB" w:bidi="ar-SA"/>
              </w:rPr>
              <w:t>Scope and compatibility (1=strongly disagree; 7 = strongly agree)</w:t>
            </w:r>
          </w:p>
        </w:tc>
      </w:tr>
    </w:tbl>
    <w:p>
      <w:pPr>
        <w:pStyle w:val="Normal"/>
        <w:rPr>
          <w:sz w:val="22"/>
          <w:szCs w:val="22"/>
          <w:lang w:val="en-GB"/>
        </w:rPr>
      </w:pPr>
      <w:r>
        <w:rPr>
          <w:sz w:val="22"/>
          <w:szCs w:val="22"/>
          <w:lang w:val="en-GB"/>
        </w:rPr>
      </w:r>
    </w:p>
    <w:p>
      <w:pPr>
        <w:pStyle w:val="Normal"/>
        <w:rPr>
          <w:rFonts w:ascii="Calibri Light" w:hAnsi="Calibri Light" w:eastAsia="DengXian Light" w:cs="" w:asciiTheme="majorHAnsi" w:cstheme="majorBidi" w:eastAsiaTheme="majorEastAsia" w:hAnsiTheme="majorHAnsi"/>
          <w:color w:themeColor="accent1" w:themeShade="bf" w:val="2F5496"/>
          <w:sz w:val="32"/>
          <w:szCs w:val="32"/>
          <w:lang w:val="en-GB"/>
        </w:rPr>
      </w:pPr>
      <w:r>
        <w:rPr>
          <w:rFonts w:eastAsia="DengXian Light" w:cs="" w:cstheme="majorBidi" w:eastAsiaTheme="majorEastAsia" w:ascii="Calibri Light" w:hAnsi="Calibri Light"/>
          <w:color w:themeColor="accent1" w:themeShade="bf" w:val="2F5496"/>
          <w:sz w:val="32"/>
          <w:szCs w:val="32"/>
          <w:lang w:val="en-GB"/>
        </w:rPr>
      </w:r>
      <w:r>
        <w:br w:type="page"/>
      </w:r>
    </w:p>
    <w:p>
      <w:pPr>
        <w:pStyle w:val="Heading2"/>
        <w:numPr>
          <w:ilvl w:val="0"/>
          <w:numId w:val="2"/>
        </w:numPr>
        <w:spacing w:before="0" w:after="80"/>
        <w:rPr>
          <w:lang w:val="en-GB"/>
        </w:rPr>
      </w:pPr>
      <w:r>
        <w:rPr>
          <w:lang w:val="en-GB"/>
        </w:rPr>
        <w:t>Data preparation</w:t>
      </w:r>
    </w:p>
    <w:p>
      <w:pPr>
        <w:pStyle w:val="Normal"/>
        <w:rPr>
          <w:sz w:val="22"/>
          <w:szCs w:val="22"/>
          <w:lang w:val="en-GB"/>
        </w:rPr>
      </w:pPr>
      <w:r>
        <w:rPr>
          <w:sz w:val="22"/>
          <w:szCs w:val="22"/>
          <w:lang w:val="en-GB"/>
        </w:rPr>
        <w:t>We first cleaned the database from records with missing information. We further eliminated records where respondents (1) reported wearing headphones during the outdoor activity, (2) reported activity duration of more than 2 hours, or (3) indicated a restorative place farther away than 33 km from home, as beyond everyday recreation. The thresholds for criteria (2) and (3) equalled to 90th percentile of the given values. Finally, we kept 1494 out of 2206 observations; the number of matches per filter criteria are given in Table S1, whereas one record might include several criteria matches (source("R/data_prep.R")).</w:t>
      </w:r>
    </w:p>
    <w:p>
      <w:pPr>
        <w:pStyle w:val="Normal"/>
        <w:rPr>
          <w:sz w:val="22"/>
          <w:szCs w:val="22"/>
          <w:lang w:val="en-GB"/>
        </w:rPr>
      </w:pPr>
      <w:r>
        <w:rPr>
          <w:sz w:val="22"/>
          <w:szCs w:val="22"/>
          <w:lang w:val="en-GB"/>
        </w:rPr>
      </w:r>
    </w:p>
    <w:p>
      <w:pPr>
        <w:pStyle w:val="Normal"/>
        <w:rPr>
          <w:i/>
          <w:i/>
          <w:iCs/>
          <w:sz w:val="22"/>
          <w:szCs w:val="22"/>
          <w:lang w:val="en-GB"/>
        </w:rPr>
      </w:pPr>
      <w:r>
        <w:rPr>
          <w:i/>
          <w:iCs/>
          <w:sz w:val="22"/>
          <w:szCs w:val="22"/>
          <w:lang w:val="en-GB"/>
        </w:rPr>
        <w:t>Table S1</w:t>
        <w:tab/>
        <w:t>Number of matches per filter criteria</w:t>
      </w:r>
    </w:p>
    <w:tbl>
      <w:tblPr>
        <w:tblStyle w:val="Tabellenraster"/>
        <w:tblW w:w="865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56"/>
        <w:gridCol w:w="1245"/>
        <w:gridCol w:w="986"/>
        <w:gridCol w:w="1263"/>
        <w:gridCol w:w="1004"/>
        <w:gridCol w:w="1535"/>
        <w:gridCol w:w="1361"/>
      </w:tblGrid>
      <w:tr>
        <w:trPr/>
        <w:tc>
          <w:tcPr>
            <w:tcW w:w="125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Headphone</w:t>
            </w:r>
          </w:p>
        </w:tc>
        <w:tc>
          <w:tcPr>
            <w:tcW w:w="124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PRS_all_NA</w:t>
            </w:r>
          </w:p>
        </w:tc>
        <w:tc>
          <w:tcPr>
            <w:tcW w:w="98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Distance</w:t>
            </w:r>
          </w:p>
        </w:tc>
        <w:tc>
          <w:tcPr>
            <w:tcW w:w="126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Activity_NA</w:t>
            </w:r>
          </w:p>
        </w:tc>
        <w:tc>
          <w:tcPr>
            <w:tcW w:w="100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Duration</w:t>
            </w:r>
          </w:p>
        </w:tc>
        <w:tc>
          <w:tcPr>
            <w:tcW w:w="15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HM_Noise_NA</w:t>
            </w:r>
          </w:p>
        </w:tc>
        <w:tc>
          <w:tcPr>
            <w:tcW w:w="136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JourneyTime</w:t>
            </w:r>
          </w:p>
        </w:tc>
      </w:tr>
      <w:tr>
        <w:trPr/>
        <w:tc>
          <w:tcPr>
            <w:tcW w:w="125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303</w:t>
            </w:r>
          </w:p>
        </w:tc>
        <w:tc>
          <w:tcPr>
            <w:tcW w:w="124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226</w:t>
            </w:r>
          </w:p>
        </w:tc>
        <w:tc>
          <w:tcPr>
            <w:tcW w:w="98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221</w:t>
            </w:r>
          </w:p>
        </w:tc>
        <w:tc>
          <w:tcPr>
            <w:tcW w:w="126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102</w:t>
            </w:r>
          </w:p>
        </w:tc>
        <w:tc>
          <w:tcPr>
            <w:tcW w:w="100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96</w:t>
            </w:r>
          </w:p>
        </w:tc>
        <w:tc>
          <w:tcPr>
            <w:tcW w:w="15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96</w:t>
            </w:r>
          </w:p>
        </w:tc>
        <w:tc>
          <w:tcPr>
            <w:tcW w:w="136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20</w:t>
            </w:r>
          </w:p>
        </w:tc>
      </w:tr>
    </w:tbl>
    <w:p>
      <w:pPr>
        <w:pStyle w:val="Normal"/>
        <w:rPr>
          <w:sz w:val="22"/>
          <w:szCs w:val="22"/>
          <w:lang w:val="en-GB"/>
        </w:rPr>
      </w:pPr>
      <w:r>
        <w:rPr>
          <w:sz w:val="22"/>
          <w:szCs w:val="22"/>
          <w:lang w:val="en-GB"/>
        </w:rPr>
      </w:r>
    </w:p>
    <w:p>
      <w:pPr>
        <w:pStyle w:val="Normal"/>
        <w:rPr>
          <w:rFonts w:cs="Calibri" w:cstheme="minorHAnsi"/>
          <w:color w:val="131415"/>
          <w:sz w:val="22"/>
          <w:szCs w:val="22"/>
          <w:lang w:val="en-GB"/>
        </w:rPr>
      </w:pPr>
      <w:r>
        <w:rPr>
          <w:rFonts w:cs="Calibri" w:cstheme="minorHAnsi"/>
          <w:color w:val="131415"/>
          <w:sz w:val="22"/>
          <w:szCs w:val="22"/>
          <w:lang w:val="en-GB"/>
        </w:rPr>
        <w:t>Next we splitted the data into a training and a test set (50/50) before testing the hypothesis to ensure valid inference after feature selection. Missing values were imputed using MissForest (doi:10.1093/bioinformatics/btr597). This method leverages conditional dependencies between variables to predict missing values through an iterative random forest approach. To avoid introducing spurious correlations between different variable sets, we imputed the following data groups separately: PRS variables on the complete dataset; mediators on training data only; geodata on training data only; mediators for prediction analysis; geodata for prediction analysis; PRS variables for prediction analysis.</w:t>
      </w:r>
    </w:p>
    <w:p>
      <w:pPr>
        <w:pStyle w:val="Normal"/>
        <w:rPr>
          <w:rFonts w:cs="Calibri" w:cstheme="minorHAnsi"/>
          <w:color w:val="131415"/>
          <w:sz w:val="22"/>
          <w:szCs w:val="22"/>
          <w:lang w:val="en-GB"/>
        </w:rPr>
      </w:pPr>
      <w:r>
        <w:rPr>
          <w:rFonts w:cs="Calibri" w:cstheme="minorHAnsi"/>
          <w:color w:val="131415"/>
          <w:sz w:val="22"/>
          <w:szCs w:val="22"/>
          <w:lang w:val="en-GB"/>
        </w:rPr>
      </w:r>
    </w:p>
    <w:p>
      <w:pPr>
        <w:pStyle w:val="Normal"/>
        <w:rPr>
          <w:rFonts w:cs="Calibri" w:cstheme="minorHAnsi"/>
          <w:color w:val="131415"/>
          <w:sz w:val="22"/>
          <w:szCs w:val="22"/>
          <w:lang w:val="en-GB"/>
        </w:rPr>
      </w:pPr>
      <w:r>
        <w:rPr>
          <w:rFonts w:cs="Calibri" w:cstheme="minorHAnsi"/>
          <w:color w:val="131415"/>
          <w:sz w:val="22"/>
          <w:szCs w:val="22"/>
          <w:lang w:val="en-GB"/>
        </w:rPr>
        <w:t>Mediators and geodata were intentionally not imputed on the test set to maintain valid inference, as MissForest does not provide a mechanism to propagate imputation uncertainty. Missing values in the test set predictors remained untreated, which is justified under the missing completely at random (MCAR) assumption, where missing values occur independently of all other variables.</w:t>
      </w:r>
    </w:p>
    <w:p>
      <w:pPr>
        <w:pStyle w:val="Normal"/>
        <w:rPr>
          <w:rFonts w:cs="Calibri" w:cstheme="minorHAnsi"/>
          <w:sz w:val="22"/>
          <w:szCs w:val="22"/>
          <w:lang w:val="en-GB"/>
        </w:rPr>
      </w:pPr>
      <w:r>
        <w:rPr>
          <w:rFonts w:cs="Calibri" w:cstheme="minorHAnsi"/>
          <w:color w:val="131415"/>
          <w:sz w:val="22"/>
          <w:szCs w:val="22"/>
          <w:lang w:val="en-GB"/>
        </w:rPr>
        <w:t>For the prediction analysis, fewer statistical assumptions were required, so using the MissForest approach did not violate any assumptions. PRS variables could have been imputed separately for training/test sets and prediction analysis, but we prioritized simplicity as these variables serve only as response variables. Additionally, we compared MissForest with simpler imputation methods (variable-wise and observationwise mean imputation) for the PRS variables. Results confirmed that MissForest consistently outperformed these alternatives.</w:t>
      </w:r>
    </w:p>
    <w:p>
      <w:pPr>
        <w:pStyle w:val="Normal"/>
        <w:rPr>
          <w:sz w:val="22"/>
          <w:szCs w:val="22"/>
          <w:lang w:val="en-GB"/>
        </w:rPr>
      </w:pPr>
      <w:r>
        <w:rPr>
          <w:sz w:val="22"/>
          <w:szCs w:val="22"/>
          <w:lang w:val="en-GB"/>
        </w:rPr>
      </w:r>
    </w:p>
    <w:p>
      <w:pPr>
        <w:pStyle w:val="Normal"/>
        <w:rPr>
          <w:rFonts w:ascii="Calibri Light" w:hAnsi="Calibri Light" w:eastAsia="DengXian Light" w:cs="" w:asciiTheme="majorHAnsi" w:cstheme="majorBidi" w:eastAsiaTheme="majorEastAsia" w:hAnsiTheme="majorHAnsi"/>
          <w:color w:themeColor="accent1" w:themeShade="bf" w:val="2F5496"/>
          <w:sz w:val="22"/>
          <w:szCs w:val="22"/>
          <w:lang w:val="en-GB"/>
        </w:rPr>
      </w:pPr>
      <w:r>
        <w:rPr>
          <w:rFonts w:eastAsia="DengXian Light" w:cs="" w:cstheme="majorBidi" w:eastAsiaTheme="majorEastAsia" w:ascii="Calibri Light" w:hAnsi="Calibri Light"/>
          <w:color w:themeColor="accent1" w:themeShade="bf" w:val="2F5496"/>
          <w:sz w:val="22"/>
          <w:szCs w:val="22"/>
          <w:lang w:val="en-GB"/>
        </w:rPr>
      </w:r>
      <w:r>
        <w:br w:type="page"/>
      </w:r>
    </w:p>
    <w:p>
      <w:pPr>
        <w:pStyle w:val="Heading2"/>
        <w:numPr>
          <w:ilvl w:val="0"/>
          <w:numId w:val="2"/>
        </w:numPr>
        <w:spacing w:before="0" w:after="80"/>
        <w:rPr>
          <w:lang w:val="en-GB"/>
        </w:rPr>
      </w:pPr>
      <w:r>
        <w:rPr>
          <w:lang w:val="en-GB"/>
        </w:rPr>
        <w:t>Prediction analysis</w:t>
      </w:r>
    </w:p>
    <w:p>
      <w:pPr>
        <w:pStyle w:val="Normal"/>
        <w:rPr>
          <w:rFonts w:cs="Calibri" w:cstheme="minorHAnsi"/>
          <w:sz w:val="22"/>
          <w:szCs w:val="22"/>
          <w:lang w:val="en-GB"/>
        </w:rPr>
      </w:pPr>
      <w:r>
        <w:rPr>
          <w:sz w:val="22"/>
          <w:szCs w:val="22"/>
          <w:lang w:val="en-GB"/>
        </w:rPr>
        <w:t>We applied multiple machine learning models using the mlr3 framework (doi:</w:t>
      </w:r>
      <w:r>
        <w:rPr>
          <w:rFonts w:cs="Calibri" w:cstheme="minorHAnsi"/>
          <w:color w:val="131415"/>
          <w:sz w:val="22"/>
          <w:szCs w:val="22"/>
          <w:lang w:val="en-GB"/>
        </w:rPr>
        <w:t>10.21105/joss.01903</w:t>
      </w:r>
      <w:r>
        <w:rPr>
          <w:rFonts w:cs="Calibri" w:cstheme="minorHAnsi"/>
          <w:sz w:val="22"/>
          <w:szCs w:val="22"/>
          <w:lang w:val="en-GB"/>
        </w:rPr>
        <w:t>)</w:t>
      </w:r>
    </w:p>
    <w:p>
      <w:pPr>
        <w:pStyle w:val="ListParagraph"/>
        <w:numPr>
          <w:ilvl w:val="0"/>
          <w:numId w:val="1"/>
        </w:numPr>
        <w:ind w:hanging="360" w:left="426"/>
        <w:rPr>
          <w:sz w:val="22"/>
          <w:szCs w:val="22"/>
          <w:lang w:val="en-GB"/>
        </w:rPr>
      </w:pPr>
      <w:r>
        <w:rPr>
          <w:sz w:val="22"/>
          <w:szCs w:val="22"/>
          <w:lang w:val="en-GB"/>
        </w:rPr>
        <w:t>Linear models (Lm; baseline)</w:t>
      </w:r>
    </w:p>
    <w:p>
      <w:pPr>
        <w:pStyle w:val="ListParagraph"/>
        <w:numPr>
          <w:ilvl w:val="0"/>
          <w:numId w:val="1"/>
        </w:numPr>
        <w:ind w:hanging="360" w:left="426"/>
        <w:rPr>
          <w:rFonts w:cs="Calibri" w:cstheme="minorHAnsi"/>
          <w:sz w:val="22"/>
          <w:szCs w:val="22"/>
          <w:lang w:val="en-GB"/>
        </w:rPr>
      </w:pPr>
      <w:r>
        <w:rPr>
          <w:sz w:val="22"/>
          <w:szCs w:val="22"/>
          <w:lang w:val="en-GB"/>
        </w:rPr>
        <w:t xml:space="preserve">XGBoost (gradinent boosting with tree-based models and hyperparameter tuning for learning rate </w:t>
      </w:r>
      <w:r>
        <w:rPr>
          <w:rFonts w:cs="Calibri" w:cstheme="minorHAnsi"/>
          <w:sz w:val="22"/>
          <w:szCs w:val="22"/>
          <w:lang w:val="en-GB"/>
        </w:rPr>
        <w:t xml:space="preserve">and tree depth (arxiv: </w:t>
      </w:r>
      <w:r>
        <w:rPr>
          <w:rFonts w:cs="Calibri" w:cstheme="minorHAnsi"/>
          <w:color w:val="131415"/>
          <w:sz w:val="22"/>
          <w:szCs w:val="22"/>
          <w:lang w:val="en-GB"/>
        </w:rPr>
        <w:t>1603.02754</w:t>
      </w:r>
      <w:r>
        <w:rPr>
          <w:rFonts w:cs="Calibri" w:cstheme="minorHAnsi"/>
          <w:sz w:val="22"/>
          <w:szCs w:val="22"/>
          <w:lang w:val="en-GB"/>
        </w:rPr>
        <w:t>)</w:t>
      </w:r>
    </w:p>
    <w:p>
      <w:pPr>
        <w:pStyle w:val="ListParagraph"/>
        <w:numPr>
          <w:ilvl w:val="0"/>
          <w:numId w:val="1"/>
        </w:numPr>
        <w:ind w:hanging="360" w:left="426"/>
        <w:rPr>
          <w:rFonts w:cs="Calibri" w:cstheme="minorHAnsi"/>
          <w:sz w:val="22"/>
          <w:szCs w:val="22"/>
          <w:lang w:val="en-GB"/>
        </w:rPr>
      </w:pPr>
      <w:r>
        <w:rPr>
          <w:rFonts w:cs="Calibri" w:cstheme="minorHAnsi"/>
          <w:sz w:val="22"/>
          <w:szCs w:val="22"/>
          <w:lang w:val="en-GB"/>
        </w:rPr>
        <w:t xml:space="preserve">Random Forest (RF; with default parameters) (doi: </w:t>
      </w:r>
      <w:r>
        <w:rPr>
          <w:rFonts w:cs="Calibri" w:cstheme="minorHAnsi"/>
          <w:color w:val="131415"/>
          <w:sz w:val="22"/>
          <w:szCs w:val="22"/>
          <w:lang w:val="en-GB"/>
        </w:rPr>
        <w:t>10.1023/A:1010933404324</w:t>
      </w:r>
      <w:r>
        <w:rPr>
          <w:rFonts w:cs="Calibri" w:cstheme="minorHAnsi"/>
          <w:sz w:val="22"/>
          <w:szCs w:val="22"/>
          <w:lang w:val="en-GB"/>
        </w:rPr>
        <w:t>)</w:t>
      </w:r>
    </w:p>
    <w:p>
      <w:pPr>
        <w:pStyle w:val="Normal"/>
        <w:rPr>
          <w:sz w:val="22"/>
          <w:szCs w:val="22"/>
          <w:lang w:val="en-GB"/>
        </w:rPr>
      </w:pPr>
      <w:r>
        <w:rPr>
          <w:sz w:val="22"/>
          <w:szCs w:val="22"/>
          <w:lang w:val="en-GB"/>
        </w:rPr>
      </w:r>
    </w:p>
    <w:p>
      <w:pPr>
        <w:pStyle w:val="Normal"/>
        <w:rPr>
          <w:b/>
          <w:bCs/>
          <w:sz w:val="28"/>
          <w:szCs w:val="28"/>
          <w:lang w:val="en-GB"/>
        </w:rPr>
      </w:pPr>
      <w:r>
        <w:rPr>
          <w:b/>
          <w:bCs/>
          <w:sz w:val="28"/>
          <w:szCs w:val="28"/>
          <w:lang w:val="en-GB"/>
        </w:rPr>
        <w:t>3.1 Benchmark helper function</w:t>
      </w:r>
    </w:p>
    <w:p>
      <w:pPr>
        <w:pStyle w:val="Normal"/>
        <w:rPr>
          <w:sz w:val="22"/>
          <w:szCs w:val="22"/>
          <w:lang w:val="en-GB"/>
        </w:rPr>
      </w:pPr>
      <w:r>
        <w:rPr/>
        <w:drawing>
          <wp:inline distT="0" distB="0" distL="0" distR="0">
            <wp:extent cx="4089400" cy="5870575"/>
            <wp:effectExtent l="0" t="0" r="0" b="0"/>
            <wp:docPr id="1" name="Grafik 1" descr="Ein Bild, das Text, Screenshot, Dokumen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Dokument, Schrift enthält.&#10;&#10;KI-generierte Inhalte können fehlerhaft sein."/>
                    <pic:cNvPicPr>
                      <a:picLocks noChangeAspect="1" noChangeArrowheads="1"/>
                    </pic:cNvPicPr>
                  </pic:nvPicPr>
                  <pic:blipFill>
                    <a:blip r:embed="rId2"/>
                    <a:stretch>
                      <a:fillRect/>
                    </a:stretch>
                  </pic:blipFill>
                  <pic:spPr bwMode="auto">
                    <a:xfrm>
                      <a:off x="0" y="0"/>
                      <a:ext cx="4089400" cy="5870575"/>
                    </a:xfrm>
                    <a:prstGeom prst="rect">
                      <a:avLst/>
                    </a:prstGeom>
                    <a:noFill/>
                  </pic:spPr>
                </pic:pic>
              </a:graphicData>
            </a:graphic>
          </wp:inline>
        </w:drawing>
      </w:r>
    </w:p>
    <w:p>
      <w:pPr>
        <w:pStyle w:val="Normal"/>
        <w:rPr>
          <w:sz w:val="22"/>
          <w:szCs w:val="22"/>
          <w:lang w:val="en-GB"/>
        </w:rPr>
      </w:pPr>
      <w:r>
        <w:rPr>
          <w:sz w:val="22"/>
          <w:szCs w:val="22"/>
          <w:lang w:val="en-GB"/>
        </w:rPr>
      </w:r>
    </w:p>
    <w:p>
      <w:pPr>
        <w:pStyle w:val="Normal"/>
        <w:rPr>
          <w:b/>
          <w:bCs/>
          <w:sz w:val="28"/>
          <w:szCs w:val="28"/>
          <w:lang w:val="en-GB"/>
        </w:rPr>
      </w:pPr>
      <w:r>
        <w:rPr>
          <w:b/>
          <w:bCs/>
          <w:sz w:val="28"/>
          <w:szCs w:val="28"/>
          <w:lang w:val="en-GB"/>
        </w:rPr>
      </w:r>
      <w:r>
        <w:br w:type="page"/>
      </w:r>
    </w:p>
    <w:p>
      <w:pPr>
        <w:pStyle w:val="Normal"/>
        <w:spacing w:before="0" w:after="0"/>
        <w:rPr>
          <w:b/>
          <w:bCs/>
          <w:sz w:val="28"/>
          <w:szCs w:val="28"/>
          <w:lang w:val="en-GB"/>
        </w:rPr>
      </w:pPr>
      <w:r>
        <w:rPr>
          <w:b/>
          <w:bCs/>
          <w:sz w:val="28"/>
          <w:szCs w:val="28"/>
          <w:lang w:val="en-GB"/>
        </w:rPr>
        <w:t>3.2 Results of prediction analysis</w:t>
      </w:r>
    </w:p>
    <w:p>
      <w:pPr>
        <w:pStyle w:val="Normal"/>
        <w:rPr>
          <w:sz w:val="22"/>
          <w:szCs w:val="22"/>
          <w:lang w:val="en-GB"/>
        </w:rPr>
      </w:pPr>
      <w:r>
        <w:rPr>
          <w:sz w:val="22"/>
          <w:szCs w:val="22"/>
          <w:lang w:val="en-GB"/>
        </w:rPr>
        <w:t>The following tables present the variance of the predicted parameters explained by the different model approaches.</w:t>
      </w:r>
    </w:p>
    <w:p>
      <w:pPr>
        <w:pStyle w:val="Normal"/>
        <w:rPr>
          <w:sz w:val="22"/>
          <w:szCs w:val="22"/>
          <w:lang w:val="en-GB"/>
        </w:rPr>
      </w:pPr>
      <w:r>
        <w:rPr>
          <w:sz w:val="22"/>
          <w:szCs w:val="22"/>
          <w:lang w:val="en-GB"/>
        </w:rPr>
      </w:r>
    </w:p>
    <w:p>
      <w:pPr>
        <w:pStyle w:val="Normal"/>
        <w:ind w:hanging="1134" w:left="1134"/>
        <w:rPr>
          <w:rFonts w:cs="Calibri" w:cstheme="minorHAnsi"/>
          <w:i/>
          <w:i/>
          <w:iCs/>
          <w:sz w:val="22"/>
          <w:szCs w:val="22"/>
          <w:lang w:val="en-GB"/>
        </w:rPr>
      </w:pPr>
      <w:r>
        <w:rPr>
          <w:rFonts w:cs="Calibri" w:cstheme="minorHAnsi"/>
          <w:i/>
          <w:iCs/>
          <w:sz w:val="22"/>
          <w:szCs w:val="22"/>
          <w:lang w:val="en-GB"/>
        </w:rPr>
        <w:t>Table S2</w:t>
        <w:tab/>
        <w:t>Predicting PRS with geodata (explained variance)</w:t>
      </w:r>
    </w:p>
    <w:tbl>
      <w:tblPr>
        <w:tblStyle w:val="Tabellenraster"/>
        <w:tblW w:w="35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6"/>
        <w:gridCol w:w="923"/>
        <w:gridCol w:w="915"/>
      </w:tblGrid>
      <w:tr>
        <w:trPr/>
        <w:tc>
          <w:tcPr>
            <w:tcW w:w="841" w:type="dxa"/>
            <w:tcBorders>
              <w:top w:val="nil"/>
              <w:left w:val="nil"/>
              <w:bottom w:val="nil"/>
              <w:right w:val="nil"/>
            </w:tcBorders>
          </w:tcPr>
          <w:p>
            <w:pPr>
              <w:pStyle w:val="Normal"/>
              <w:widowControl/>
              <w:spacing w:before="0" w:after="0"/>
              <w:jc w:val="left"/>
              <w:rPr>
                <w:rFonts w:eastAsia="Times New Roman" w:cs="Calibri" w:cstheme="minorHAnsi"/>
                <w:lang w:val="en-GB"/>
              </w:rPr>
            </w:pPr>
            <w:r>
              <w:rPr>
                <w:rFonts w:eastAsia="Times New Roman" w:cs="Calibri" w:cstheme="minorHAnsi"/>
                <w:kern w:val="0"/>
                <w:sz w:val="22"/>
                <w:szCs w:val="22"/>
                <w:lang w:val="en-GB" w:eastAsia="en-US" w:bidi="ar-SA"/>
              </w:rPr>
            </w:r>
          </w:p>
        </w:tc>
        <w:tc>
          <w:tcPr>
            <w:tcW w:w="916"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Lm</w:t>
            </w:r>
          </w:p>
        </w:tc>
        <w:tc>
          <w:tcPr>
            <w:tcW w:w="923"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xgboost</w:t>
            </w:r>
          </w:p>
        </w:tc>
        <w:tc>
          <w:tcPr>
            <w:tcW w:w="915"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RF</w:t>
            </w:r>
          </w:p>
        </w:tc>
      </w:tr>
      <w:tr>
        <w:trPr/>
        <w:tc>
          <w:tcPr>
            <w:tcW w:w="841" w:type="dxa"/>
            <w:tcBorders>
              <w:top w:val="nil"/>
              <w:left w:val="nil"/>
              <w:bottom w:val="nil"/>
              <w:right w:val="nil"/>
            </w:tcBorders>
          </w:tcPr>
          <w:p>
            <w:pPr>
              <w:pStyle w:val="Normal"/>
              <w:widowControl/>
              <w:spacing w:before="0" w:after="0"/>
              <w:jc w:val="left"/>
              <w:rPr>
                <w:rFonts w:eastAsia="Times New Roman" w:cs="Calibri" w:cstheme="minorHAnsi"/>
                <w:lang w:val="en-GB"/>
              </w:rPr>
            </w:pPr>
            <w:r>
              <w:rPr>
                <w:rFonts w:eastAsia="Times New Roman" w:cs="Calibri" w:cstheme="minorHAnsi"/>
                <w:kern w:val="0"/>
                <w:sz w:val="22"/>
                <w:szCs w:val="22"/>
                <w:lang w:val="en-GB" w:eastAsia="en-US" w:bidi="ar-SA"/>
              </w:rPr>
              <w:t>MEAN</w:t>
            </w:r>
          </w:p>
        </w:tc>
        <w:tc>
          <w:tcPr>
            <w:tcW w:w="916"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-0.002</w:t>
            </w:r>
          </w:p>
        </w:tc>
        <w:tc>
          <w:tcPr>
            <w:tcW w:w="923"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0.005</w:t>
            </w:r>
          </w:p>
        </w:tc>
        <w:tc>
          <w:tcPr>
            <w:tcW w:w="915"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-0.036</w:t>
            </w:r>
          </w:p>
        </w:tc>
      </w:tr>
      <w:tr>
        <w:trPr/>
        <w:tc>
          <w:tcPr>
            <w:tcW w:w="841" w:type="dxa"/>
            <w:tcBorders>
              <w:top w:val="nil"/>
              <w:left w:val="nil"/>
              <w:bottom w:val="nil"/>
              <w:right w:val="nil"/>
            </w:tcBorders>
          </w:tcPr>
          <w:p>
            <w:pPr>
              <w:pStyle w:val="Normal"/>
              <w:widowControl/>
              <w:spacing w:before="0" w:after="0"/>
              <w:jc w:val="left"/>
              <w:rPr>
                <w:rFonts w:eastAsia="Times New Roman" w:cs="Calibri" w:cstheme="minorHAnsi"/>
                <w:lang w:val="en-GB"/>
              </w:rPr>
            </w:pPr>
            <w:r>
              <w:rPr>
                <w:rFonts w:eastAsia="Times New Roman" w:cs="Calibri" w:cstheme="minorHAnsi"/>
                <w:kern w:val="0"/>
                <w:sz w:val="22"/>
                <w:szCs w:val="22"/>
                <w:lang w:val="en-GB" w:eastAsia="en-US" w:bidi="ar-SA"/>
              </w:rPr>
              <w:t>FA</w:t>
            </w:r>
          </w:p>
        </w:tc>
        <w:tc>
          <w:tcPr>
            <w:tcW w:w="916"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-0.002</w:t>
            </w:r>
          </w:p>
        </w:tc>
        <w:tc>
          <w:tcPr>
            <w:tcW w:w="923"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0.013</w:t>
            </w:r>
          </w:p>
        </w:tc>
        <w:tc>
          <w:tcPr>
            <w:tcW w:w="915"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0.002</w:t>
            </w:r>
          </w:p>
        </w:tc>
      </w:tr>
      <w:tr>
        <w:trPr/>
        <w:tc>
          <w:tcPr>
            <w:tcW w:w="841" w:type="dxa"/>
            <w:tcBorders>
              <w:top w:val="nil"/>
              <w:left w:val="nil"/>
              <w:bottom w:val="nil"/>
              <w:right w:val="nil"/>
            </w:tcBorders>
          </w:tcPr>
          <w:p>
            <w:pPr>
              <w:pStyle w:val="Normal"/>
              <w:widowControl/>
              <w:spacing w:before="0" w:after="0"/>
              <w:jc w:val="left"/>
              <w:rPr>
                <w:rFonts w:eastAsia="Times New Roman" w:cs="Calibri" w:cstheme="minorHAnsi"/>
                <w:lang w:val="en-GB"/>
              </w:rPr>
            </w:pPr>
            <w:r>
              <w:rPr>
                <w:rFonts w:eastAsia="Times New Roman" w:cs="Calibri" w:cstheme="minorHAnsi"/>
                <w:kern w:val="0"/>
                <w:sz w:val="22"/>
                <w:szCs w:val="22"/>
                <w:lang w:val="en-GB" w:eastAsia="en-US" w:bidi="ar-SA"/>
              </w:rPr>
              <w:t>BA</w:t>
            </w:r>
          </w:p>
        </w:tc>
        <w:tc>
          <w:tcPr>
            <w:tcW w:w="916"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-0.006</w:t>
            </w:r>
          </w:p>
        </w:tc>
        <w:tc>
          <w:tcPr>
            <w:tcW w:w="923"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-0.009</w:t>
            </w:r>
          </w:p>
        </w:tc>
        <w:tc>
          <w:tcPr>
            <w:tcW w:w="915"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-0.021</w:t>
            </w:r>
          </w:p>
        </w:tc>
      </w:tr>
      <w:tr>
        <w:trPr/>
        <w:tc>
          <w:tcPr>
            <w:tcW w:w="841" w:type="dxa"/>
            <w:tcBorders>
              <w:top w:val="nil"/>
              <w:left w:val="nil"/>
              <w:bottom w:val="nil"/>
              <w:right w:val="nil"/>
            </w:tcBorders>
          </w:tcPr>
          <w:p>
            <w:pPr>
              <w:pStyle w:val="Normal"/>
              <w:widowControl/>
              <w:spacing w:before="0" w:after="0"/>
              <w:jc w:val="left"/>
              <w:rPr>
                <w:rFonts w:eastAsia="Times New Roman" w:cs="Calibri" w:cstheme="minorHAnsi"/>
                <w:lang w:val="en-GB"/>
              </w:rPr>
            </w:pPr>
            <w:r>
              <w:rPr>
                <w:rFonts w:eastAsia="Times New Roman" w:cs="Calibri" w:cstheme="minorHAnsi"/>
                <w:kern w:val="0"/>
                <w:sz w:val="22"/>
                <w:szCs w:val="22"/>
                <w:lang w:val="en-GB" w:eastAsia="en-US" w:bidi="ar-SA"/>
              </w:rPr>
              <w:t>EC</w:t>
            </w:r>
          </w:p>
        </w:tc>
        <w:tc>
          <w:tcPr>
            <w:tcW w:w="916"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0.001</w:t>
            </w:r>
          </w:p>
        </w:tc>
        <w:tc>
          <w:tcPr>
            <w:tcW w:w="923"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-0.027</w:t>
            </w:r>
          </w:p>
        </w:tc>
        <w:tc>
          <w:tcPr>
            <w:tcW w:w="915"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-0.042</w:t>
            </w:r>
          </w:p>
        </w:tc>
      </w:tr>
      <w:tr>
        <w:trPr/>
        <w:tc>
          <w:tcPr>
            <w:tcW w:w="841" w:type="dxa"/>
            <w:tcBorders>
              <w:top w:val="nil"/>
              <w:left w:val="nil"/>
              <w:bottom w:val="nil"/>
              <w:right w:val="nil"/>
            </w:tcBorders>
          </w:tcPr>
          <w:p>
            <w:pPr>
              <w:pStyle w:val="Normal"/>
              <w:widowControl/>
              <w:spacing w:before="0" w:after="0"/>
              <w:jc w:val="left"/>
              <w:rPr>
                <w:rFonts w:eastAsia="Times New Roman" w:cs="Calibri" w:cstheme="minorHAnsi"/>
                <w:lang w:val="en-GB"/>
              </w:rPr>
            </w:pPr>
            <w:r>
              <w:rPr>
                <w:rFonts w:eastAsia="Times New Roman" w:cs="Calibri" w:cstheme="minorHAnsi"/>
                <w:kern w:val="0"/>
                <w:sz w:val="22"/>
                <w:szCs w:val="22"/>
                <w:lang w:val="en-GB" w:eastAsia="en-US" w:bidi="ar-SA"/>
              </w:rPr>
              <w:t>ES</w:t>
            </w:r>
          </w:p>
        </w:tc>
        <w:tc>
          <w:tcPr>
            <w:tcW w:w="916"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0.048</w:t>
            </w:r>
          </w:p>
        </w:tc>
        <w:tc>
          <w:tcPr>
            <w:tcW w:w="923"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0.041</w:t>
            </w:r>
          </w:p>
        </w:tc>
        <w:tc>
          <w:tcPr>
            <w:tcW w:w="915" w:type="dxa"/>
            <w:tcBorders>
              <w:top w:val="nil"/>
              <w:left w:val="nil"/>
              <w:bottom w:val="nil"/>
              <w:right w:val="nil"/>
            </w:tcBorders>
          </w:tcPr>
          <w:p>
            <w:pPr>
              <w:pStyle w:val="Normal"/>
              <w:widowControl/>
              <w:spacing w:before="0" w:after="0"/>
              <w:jc w:val="center"/>
              <w:rPr>
                <w:rFonts w:eastAsia="Times New Roman" w:cs="Calibri" w:cstheme="minorHAnsi"/>
                <w:lang w:val="en-GB"/>
              </w:rPr>
            </w:pPr>
            <w:r>
              <w:rPr>
                <w:rFonts w:eastAsia="Times New Roman" w:cs="Calibri" w:cstheme="minorHAnsi"/>
                <w:kern w:val="0"/>
                <w:sz w:val="22"/>
                <w:szCs w:val="22"/>
                <w:lang w:val="en-GB" w:eastAsia="en-US" w:bidi="ar-SA"/>
              </w:rPr>
              <w:t>0.026</w:t>
            </w:r>
          </w:p>
        </w:tc>
      </w:tr>
    </w:tbl>
    <w:p>
      <w:pPr>
        <w:pStyle w:val="Normal"/>
        <w:rPr>
          <w:sz w:val="22"/>
          <w:szCs w:val="22"/>
          <w:lang w:val="en-GB"/>
        </w:rPr>
      </w:pPr>
      <w:r>
        <w:rPr>
          <w:sz w:val="22"/>
          <w:szCs w:val="22"/>
          <w:lang w:val="en-GB"/>
        </w:rPr>
        <w:t>Code:</w:t>
      </w:r>
    </w:p>
    <w:p>
      <w:pPr>
        <w:pStyle w:val="Normal"/>
        <w:rPr>
          <w:sz w:val="22"/>
          <w:szCs w:val="22"/>
          <w:lang w:val="en-GB"/>
        </w:rPr>
      </w:pPr>
      <w:r>
        <w:rPr/>
        <w:drawing>
          <wp:inline distT="0" distB="0" distL="0" distR="0">
            <wp:extent cx="2400300" cy="1005840"/>
            <wp:effectExtent l="0" t="0" r="0" b="0"/>
            <wp:docPr id="2" name="Grafik 2"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Schrift, Screenshot, Reihe enthält.&#10;&#10;KI-generierte Inhalte können fehlerhaft sein."/>
                    <pic:cNvPicPr>
                      <a:picLocks noChangeAspect="1" noChangeArrowheads="1"/>
                    </pic:cNvPicPr>
                  </pic:nvPicPr>
                  <pic:blipFill>
                    <a:blip r:embed="rId3"/>
                    <a:stretch>
                      <a:fillRect/>
                    </a:stretch>
                  </pic:blipFill>
                  <pic:spPr bwMode="auto">
                    <a:xfrm>
                      <a:off x="0" y="0"/>
                      <a:ext cx="2400300" cy="1005840"/>
                    </a:xfrm>
                    <a:prstGeom prst="rect">
                      <a:avLst/>
                    </a:prstGeom>
                    <a:noFill/>
                  </pic:spPr>
                </pic:pic>
              </a:graphicData>
            </a:graphic>
          </wp:inline>
        </w:drawing>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ind w:hanging="1134" w:left="1134"/>
        <w:rPr>
          <w:rFonts w:cs="Calibri" w:cstheme="minorHAnsi"/>
          <w:i/>
          <w:i/>
          <w:iCs/>
          <w:sz w:val="22"/>
          <w:szCs w:val="22"/>
          <w:lang w:val="en-GB"/>
        </w:rPr>
      </w:pPr>
      <w:r>
        <w:rPr>
          <w:rFonts w:cs="Calibri" w:cstheme="minorHAnsi"/>
          <w:i/>
          <w:iCs/>
          <w:sz w:val="22"/>
          <w:szCs w:val="22"/>
          <w:lang w:val="en-GB"/>
        </w:rPr>
        <w:t>Table S3</w:t>
        <w:tab/>
        <w:t>Predicting PRS with geodata and mediators (explained variance)</w:t>
      </w:r>
    </w:p>
    <w:tbl>
      <w:tblPr>
        <w:tblStyle w:val="Tabellenraster"/>
        <w:tblW w:w="35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6"/>
        <w:gridCol w:w="923"/>
        <w:gridCol w:w="915"/>
      </w:tblGrid>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Fonts w:eastAsia="DengXian Light" w:cs="Calibri" w:cstheme="minorHAnsi" w:eastAsiaTheme="majorEastAsia" w:ascii="Calibri" w:hAnsi="Calibri"/>
                <w:sz w:val="22"/>
                <w:szCs w:val="22"/>
                <w:lang w:val="en-GB" w:eastAsia="en-US" w:bidi="ar-SA"/>
              </w:rPr>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Lm</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xgboost</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RF</w:t>
            </w:r>
          </w:p>
        </w:tc>
      </w:tr>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MEAN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0.225</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0.234</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0.223</w:t>
            </w:r>
          </w:p>
        </w:tc>
      </w:tr>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FA</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0.236</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0.260</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0.248</w:t>
            </w:r>
          </w:p>
        </w:tc>
      </w:tr>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BA</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0.120</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0.130</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0.131</w:t>
            </w:r>
          </w:p>
        </w:tc>
      </w:tr>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EC</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0.042</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0.012</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0.021</w:t>
            </w:r>
          </w:p>
        </w:tc>
      </w:tr>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ES</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0.150</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0.168</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Fonts w:ascii="Calibri" w:hAnsi="Calibri" w:cs="Calibri" w:asciiTheme="minorHAnsi" w:cstheme="minorHAnsi"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0.158</w:t>
            </w:r>
          </w:p>
        </w:tc>
      </w:tr>
    </w:tbl>
    <w:p>
      <w:pPr>
        <w:pStyle w:val="Normal"/>
        <w:rPr>
          <w:sz w:val="22"/>
          <w:szCs w:val="22"/>
          <w:lang w:val="en-GB"/>
        </w:rPr>
      </w:pPr>
      <w:r>
        <w:rPr>
          <w:sz w:val="22"/>
          <w:szCs w:val="22"/>
          <w:lang w:val="en-GB"/>
        </w:rPr>
      </w:r>
    </w:p>
    <w:p>
      <w:pPr>
        <w:pStyle w:val="Normal"/>
        <w:rPr>
          <w:sz w:val="22"/>
          <w:szCs w:val="22"/>
          <w:lang w:val="en-GB"/>
        </w:rPr>
      </w:pPr>
      <w:r>
        <w:rPr>
          <w:sz w:val="22"/>
          <w:szCs w:val="22"/>
          <w:lang w:val="en-GB"/>
        </w:rPr>
        <w:t>Code:</w:t>
      </w:r>
    </w:p>
    <w:p>
      <w:pPr>
        <w:pStyle w:val="Normal"/>
        <w:rPr>
          <w:sz w:val="22"/>
          <w:szCs w:val="22"/>
          <w:lang w:val="en-GB"/>
        </w:rPr>
      </w:pPr>
      <w:r>
        <w:rPr/>
        <w:drawing>
          <wp:inline distT="0" distB="0" distL="0" distR="0">
            <wp:extent cx="3130550" cy="983615"/>
            <wp:effectExtent l="0" t="0" r="0" b="0"/>
            <wp:docPr id="3" name="Grafik 3"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Schrift, Screenshot enthält.&#10;&#10;KI-generierte Inhalte können fehlerhaft sein."/>
                    <pic:cNvPicPr>
                      <a:picLocks noChangeAspect="1" noChangeArrowheads="1"/>
                    </pic:cNvPicPr>
                  </pic:nvPicPr>
                  <pic:blipFill>
                    <a:blip r:embed="rId4"/>
                    <a:stretch>
                      <a:fillRect/>
                    </a:stretch>
                  </pic:blipFill>
                  <pic:spPr bwMode="auto">
                    <a:xfrm>
                      <a:off x="0" y="0"/>
                      <a:ext cx="3130550" cy="983615"/>
                    </a:xfrm>
                    <a:prstGeom prst="rect">
                      <a:avLst/>
                    </a:prstGeom>
                    <a:noFill/>
                  </pic:spPr>
                </pic:pic>
              </a:graphicData>
            </a:graphic>
          </wp:inline>
        </w:drawing>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ind w:hanging="1134" w:left="1134"/>
        <w:rPr>
          <w:rFonts w:cs="Calibri" w:cstheme="minorHAnsi"/>
          <w:i/>
          <w:i/>
          <w:iCs/>
          <w:sz w:val="22"/>
          <w:szCs w:val="22"/>
          <w:lang w:val="en-GB"/>
        </w:rPr>
      </w:pPr>
      <w:r>
        <w:rPr>
          <w:rFonts w:cs="Calibri" w:cstheme="minorHAnsi"/>
          <w:i/>
          <w:iCs/>
          <w:sz w:val="22"/>
          <w:szCs w:val="22"/>
          <w:lang w:val="en-GB"/>
        </w:rPr>
        <w:t>Table S4</w:t>
        <w:tab/>
        <w:t>Predicting PRS with mediators (explained variance)</w:t>
      </w:r>
    </w:p>
    <w:tbl>
      <w:tblPr>
        <w:tblStyle w:val="Tabellenraster"/>
        <w:tblW w:w="35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6"/>
        <w:gridCol w:w="923"/>
        <w:gridCol w:w="915"/>
      </w:tblGrid>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Fonts w:eastAsia="DengXian Light" w:cs="Calibri" w:cstheme="minorHAnsi" w:eastAsiaTheme="majorEastAsia" w:ascii="Calibri" w:hAnsi="Calibri"/>
                <w:sz w:val="22"/>
                <w:szCs w:val="22"/>
                <w:lang w:val="en-GB" w:eastAsia="en-US" w:bidi="ar-SA"/>
              </w:rPr>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Lm</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xgboost</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RF</w:t>
            </w:r>
          </w:p>
        </w:tc>
      </w:tr>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MEAN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0.224</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0.235</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0.191</w:t>
            </w:r>
          </w:p>
        </w:tc>
      </w:tr>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FA</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0.227</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0.254</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0.225</w:t>
            </w:r>
          </w:p>
        </w:tc>
      </w:tr>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BA</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0.132</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0.145</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0.112</w:t>
            </w:r>
          </w:p>
        </w:tc>
      </w:tr>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EC</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0.036</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0.025</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-0.020</w:t>
            </w:r>
          </w:p>
        </w:tc>
      </w:tr>
      <w:tr>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ES</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0.130</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0.137</w:t>
            </w:r>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Fonts w:ascii="Calibri" w:hAnsi="Calibri" w:cs="Calibri" w:asciiTheme="minorHAnsi" w:cstheme="minorHAnsi"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0.085</w:t>
            </w:r>
          </w:p>
        </w:tc>
      </w:tr>
    </w:tbl>
    <w:p>
      <w:pPr>
        <w:pStyle w:val="Normal"/>
        <w:rPr>
          <w:sz w:val="22"/>
          <w:szCs w:val="22"/>
          <w:lang w:val="en-GB"/>
        </w:rPr>
      </w:pPr>
      <w:r>
        <w:rPr>
          <w:sz w:val="22"/>
          <w:szCs w:val="22"/>
          <w:lang w:val="en-GB"/>
        </w:rPr>
      </w:r>
    </w:p>
    <w:p>
      <w:pPr>
        <w:pStyle w:val="Normal"/>
        <w:rPr>
          <w:sz w:val="22"/>
          <w:szCs w:val="22"/>
          <w:lang w:val="en-GB"/>
        </w:rPr>
      </w:pPr>
      <w:r>
        <w:rPr>
          <w:sz w:val="22"/>
          <w:szCs w:val="22"/>
          <w:lang w:val="en-GB"/>
        </w:rPr>
        <w:t>Code:</w:t>
      </w:r>
    </w:p>
    <w:p>
      <w:pPr>
        <w:pStyle w:val="Normal"/>
        <w:rPr>
          <w:sz w:val="22"/>
          <w:szCs w:val="22"/>
          <w:lang w:val="en-GB"/>
        </w:rPr>
      </w:pPr>
      <w:r>
        <w:rPr/>
        <w:drawing>
          <wp:inline distT="0" distB="0" distL="0" distR="0">
            <wp:extent cx="2692400" cy="984250"/>
            <wp:effectExtent l="0" t="0" r="0" b="0"/>
            <wp:docPr id="4" name="Grafik 4"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Schrift, Reihe enthält.&#10;&#10;KI-generierte Inhalte können fehlerhaft sein."/>
                    <pic:cNvPicPr>
                      <a:picLocks noChangeAspect="1" noChangeArrowheads="1"/>
                    </pic:cNvPicPr>
                  </pic:nvPicPr>
                  <pic:blipFill>
                    <a:blip r:embed="rId5"/>
                    <a:stretch>
                      <a:fillRect/>
                    </a:stretch>
                  </pic:blipFill>
                  <pic:spPr bwMode="auto">
                    <a:xfrm>
                      <a:off x="0" y="0"/>
                      <a:ext cx="2692400" cy="984250"/>
                    </a:xfrm>
                    <a:prstGeom prst="rect">
                      <a:avLst/>
                    </a:prstGeom>
                    <a:noFill/>
                  </pic:spPr>
                </pic:pic>
              </a:graphicData>
            </a:graphic>
          </wp:inline>
        </w:drawing>
      </w:r>
    </w:p>
    <w:p>
      <w:pPr>
        <w:pStyle w:val="Normal"/>
        <w:rPr>
          <w:sz w:val="22"/>
          <w:szCs w:val="22"/>
          <w:lang w:val="en-GB"/>
        </w:rPr>
      </w:pPr>
      <w:r>
        <w:rPr>
          <w:sz w:val="22"/>
          <w:szCs w:val="22"/>
          <w:lang w:val="en-GB"/>
        </w:rPr>
      </w:r>
    </w:p>
    <w:p>
      <w:pPr>
        <w:pStyle w:val="Normal"/>
        <w:ind w:hanging="1134" w:left="1134"/>
        <w:rPr>
          <w:rFonts w:cs="Calibri" w:cstheme="minorHAnsi"/>
          <w:i/>
          <w:i/>
          <w:iCs/>
          <w:sz w:val="22"/>
          <w:szCs w:val="22"/>
          <w:lang w:val="en-GB"/>
        </w:rPr>
      </w:pPr>
      <w:r>
        <w:rPr>
          <w:rFonts w:cs="Calibri" w:cstheme="minorHAnsi"/>
          <w:i/>
          <w:iCs/>
          <w:sz w:val="22"/>
          <w:szCs w:val="22"/>
          <w:lang w:val="en-GB"/>
        </w:rPr>
        <w:t>Table S5</w:t>
        <w:tab/>
        <w:t>Predicting mediators with GIS variables (explained variance)</w:t>
      </w:r>
    </w:p>
    <w:tbl>
      <w:tblPr>
        <w:tblStyle w:val="Tabellenraster"/>
        <w:tblW w:w="396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10"/>
        <w:gridCol w:w="916"/>
        <w:gridCol w:w="923"/>
        <w:gridCol w:w="916"/>
      </w:tblGrid>
      <w:tr>
        <w:trPr/>
        <w:tc>
          <w:tcPr>
            <w:tcW w:w="121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Fonts w:eastAsia="DengXian Light" w:cs="Calibri" w:cstheme="minorHAnsi" w:eastAsiaTheme="majorEastAsia" w:ascii="Calibri" w:hAnsi="Calibri"/>
                <w:sz w:val="22"/>
                <w:szCs w:val="22"/>
                <w:lang w:val="en-GB" w:eastAsia="en-US" w:bidi="ar-SA"/>
              </w:rPr>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Lm</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xgboost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RF</w:t>
            </w:r>
          </w:p>
        </w:tc>
      </w:tr>
      <w:tr>
        <w:trPr/>
        <w:tc>
          <w:tcPr>
            <w:tcW w:w="121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FEELNAT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0.126</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0.136</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0.111</w:t>
            </w:r>
          </w:p>
        </w:tc>
      </w:tr>
      <w:tr>
        <w:trPr/>
        <w:tc>
          <w:tcPr>
            <w:tcW w:w="121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LNOISE</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0.096</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0.070</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0.080</w:t>
            </w:r>
          </w:p>
        </w:tc>
      </w:tr>
      <w:tr>
        <w:trPr/>
        <w:tc>
          <w:tcPr>
            <w:tcW w:w="121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LOC_SENS</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0.020</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-0.008</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-0.025</w:t>
            </w:r>
          </w:p>
        </w:tc>
      </w:tr>
      <w:tr>
        <w:trPr/>
        <w:tc>
          <w:tcPr>
            <w:tcW w:w="121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LOC_SOUN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0.041</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0.010</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-0.001</w:t>
            </w:r>
          </w:p>
        </w:tc>
      </w:tr>
      <w:tr>
        <w:trPr/>
        <w:tc>
          <w:tcPr>
            <w:tcW w:w="121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LOC_SCEN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0.039</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0.052</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0.021</w:t>
            </w:r>
          </w:p>
        </w:tc>
      </w:tr>
      <w:tr>
        <w:trPr/>
        <w:tc>
          <w:tcPr>
            <w:tcW w:w="121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LOC_VISE</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0.008</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-0.029</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-0.047</w:t>
            </w:r>
          </w:p>
        </w:tc>
      </w:tr>
      <w:tr>
        <w:trPr/>
        <w:tc>
          <w:tcPr>
            <w:tcW w:w="121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LOC_VEGE</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0.052</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0.025</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0.032</w:t>
            </w:r>
          </w:p>
        </w:tc>
      </w:tr>
      <w:tr>
        <w:trPr/>
        <w:tc>
          <w:tcPr>
            <w:tcW w:w="121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LOC_FAUN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0.057</w:t>
            </w:r>
          </w:p>
        </w:tc>
        <w:tc>
          <w:tcPr>
            <w:tcW w:w="92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0.062</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0.047</w:t>
            </w:r>
          </w:p>
        </w:tc>
      </w:tr>
    </w:tbl>
    <w:p>
      <w:pPr>
        <w:pStyle w:val="Normal"/>
        <w:rPr>
          <w:sz w:val="22"/>
          <w:szCs w:val="22"/>
          <w:lang w:val="en-GB"/>
        </w:rPr>
      </w:pPr>
      <w:r>
        <w:rPr>
          <w:sz w:val="22"/>
          <w:szCs w:val="22"/>
          <w:lang w:val="en-GB"/>
        </w:rPr>
        <w:t>Code:</w:t>
      </w:r>
    </w:p>
    <w:p>
      <w:pPr>
        <w:pStyle w:val="Normal"/>
        <w:rPr>
          <w:sz w:val="22"/>
          <w:szCs w:val="22"/>
          <w:lang w:val="en-GB"/>
        </w:rPr>
      </w:pPr>
      <w:r>
        <w:rPr/>
        <w:drawing>
          <wp:inline distT="0" distB="0" distL="0" distR="0">
            <wp:extent cx="2489200" cy="920750"/>
            <wp:effectExtent l="0" t="0" r="0" b="0"/>
            <wp:docPr id="5" name="Grafik 5"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hrift, Screenshot enthält.&#10;&#10;KI-generierte Inhalte können fehlerhaft sein."/>
                    <pic:cNvPicPr>
                      <a:picLocks noChangeAspect="1" noChangeArrowheads="1"/>
                    </pic:cNvPicPr>
                  </pic:nvPicPr>
                  <pic:blipFill>
                    <a:blip r:embed="rId6"/>
                    <a:stretch>
                      <a:fillRect/>
                    </a:stretch>
                  </pic:blipFill>
                  <pic:spPr bwMode="auto">
                    <a:xfrm>
                      <a:off x="0" y="0"/>
                      <a:ext cx="2489200" cy="920750"/>
                    </a:xfrm>
                    <a:prstGeom prst="rect">
                      <a:avLst/>
                    </a:prstGeom>
                    <a:noFill/>
                  </pic:spPr>
                </pic:pic>
              </a:graphicData>
            </a:graphic>
          </wp:inline>
        </w:drawing>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rPr>
          <w:b/>
          <w:bCs/>
          <w:sz w:val="28"/>
          <w:szCs w:val="28"/>
          <w:lang w:val="en-GB"/>
          <w:del w:id="1" w:author="Unknown Author" w:date="2025-10-24T11:35:54Z"/>
        </w:rPr>
      </w:pPr>
      <w:del w:id="0" w:author="Unknown Author" w:date="2025-10-24T11:35:54Z">
        <w:r>
          <w:rPr/>
          <w:delText>3.3 Legacy code</w:delText>
        </w:r>
      </w:del>
    </w:p>
    <w:p>
      <w:pPr>
        <w:pStyle w:val="Normal"/>
        <w:rPr>
          <w:sz w:val="22"/>
          <w:szCs w:val="22"/>
          <w:lang w:val="en-GB"/>
          <w:del w:id="3" w:author="Unknown Author" w:date="2025-10-24T11:35:54Z"/>
        </w:rPr>
      </w:pPr>
      <w:del w:id="2" w:author="Unknown Author" w:date="2025-10-24T11:35:54Z">
        <w:r>
          <w:rPr>
            <w:sz w:val="22"/>
            <w:szCs w:val="22"/>
            <w:lang w:val="en-GB"/>
          </w:rPr>
        </w:r>
      </w:del>
    </w:p>
    <w:p>
      <w:pPr>
        <w:pStyle w:val="Normal"/>
        <w:rPr>
          <w:sz w:val="22"/>
          <w:szCs w:val="22"/>
          <w:lang w:val="en-GB"/>
          <w:del w:id="5" w:author="Unknown Author" w:date="2025-10-24T11:35:54Z"/>
        </w:rPr>
      </w:pPr>
      <w:del w:id="4" w:author="Unknown Author" w:date="2025-10-24T11:35:54Z">
        <w:r>
          <w:rPr>
            <w:sz w:val="22"/>
            <w:szCs w:val="22"/>
            <w:lang w:val="en-GB"/>
          </w:rPr>
          <w:delText>XGBoost Parameter Tuning</w:delText>
        </w:r>
      </w:del>
    </w:p>
    <w:p>
      <w:pPr>
        <w:pStyle w:val="Normal"/>
        <w:rPr>
          <w:sz w:val="22"/>
          <w:szCs w:val="22"/>
          <w:lang w:val="en-GB"/>
          <w:del w:id="7" w:author="Unknown Author" w:date="2025-10-24T11:35:54Z"/>
        </w:rPr>
      </w:pPr>
      <w:del w:id="6" w:author="Unknown Author" w:date="2025-10-24T11:35:54Z">
        <w:r>
          <w:rPr/>
          <w:drawing>
            <wp:inline distT="0" distB="0" distL="0" distR="0">
              <wp:extent cx="3240405" cy="3819525"/>
              <wp:effectExtent l="0" t="0" r="0" b="0"/>
              <wp:docPr id="6" name="Grafik 6"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Screenshot, Schrift enthält.&#10;&#10;KI-generierte Inhalte können fehlerhaft sein."/>
                      <pic:cNvPicPr>
                        <a:picLocks noChangeAspect="1" noChangeArrowheads="1"/>
                      </pic:cNvPicPr>
                    </pic:nvPicPr>
                    <pic:blipFill>
                      <a:blip r:embed="rId7"/>
                      <a:stretch>
                        <a:fillRect/>
                      </a:stretch>
                    </pic:blipFill>
                    <pic:spPr bwMode="auto">
                      <a:xfrm>
                        <a:off x="0" y="0"/>
                        <a:ext cx="3240405" cy="3819525"/>
                      </a:xfrm>
                      <a:prstGeom prst="rect">
                        <a:avLst/>
                      </a:prstGeom>
                      <a:noFill/>
                    </pic:spPr>
                  </pic:pic>
                </a:graphicData>
              </a:graphic>
            </wp:inline>
          </w:drawing>
        </w:r>
      </w:del>
    </w:p>
    <w:p>
      <w:pPr>
        <w:pStyle w:val="Normal"/>
        <w:rPr>
          <w:sz w:val="22"/>
          <w:szCs w:val="22"/>
          <w:lang w:val="en-GB"/>
          <w:del w:id="9" w:author="Unknown Author" w:date="2025-10-24T11:35:54Z"/>
        </w:rPr>
      </w:pPr>
      <w:del w:id="8" w:author="Unknown Author" w:date="2025-10-24T11:35:54Z">
        <w:r>
          <w:rPr>
            <w:sz w:val="22"/>
            <w:szCs w:val="22"/>
            <w:lang w:val="en-GB"/>
          </w:rPr>
        </w:r>
      </w:del>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r>
        <w:br w:type="page"/>
      </w:r>
    </w:p>
    <w:p>
      <w:pPr>
        <w:pStyle w:val="Normal"/>
        <w:spacing w:before="0" w:after="0"/>
        <w:rPr>
          <w:sz w:val="22"/>
          <w:szCs w:val="22"/>
          <w:lang w:val="en-GB"/>
          <w:del w:id="11" w:author="Unknown Author" w:date="2025-10-24T11:35:41Z"/>
        </w:rPr>
      </w:pPr>
      <w:del w:id="10" w:author="Unknown Author" w:date="2025-10-24T11:35:41Z">
        <w:r>
          <w:rPr/>
          <w:delText>Superseded setup with mlr3</w:delText>
        </w:r>
      </w:del>
    </w:p>
    <w:p>
      <w:pPr>
        <w:pStyle w:val="Normal"/>
        <w:rPr>
          <w:sz w:val="22"/>
          <w:szCs w:val="22"/>
          <w:lang w:val="en-GB"/>
          <w:del w:id="13" w:author="Unknown Author" w:date="2025-10-24T11:35:41Z"/>
        </w:rPr>
      </w:pPr>
      <w:del w:id="12" w:author="Unknown Author" w:date="2025-10-24T11:35:41Z">
        <w:r>
          <w:rPr/>
          <w:drawing>
            <wp:inline distT="0" distB="0" distL="0" distR="0">
              <wp:extent cx="2959100" cy="2930525"/>
              <wp:effectExtent l="0" t="0" r="0" b="0"/>
              <wp:docPr id="7" name="Grafik 7"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Screenshot, Schrift enthält.&#10;&#10;KI-generierte Inhalte können fehlerhaft sein."/>
                      <pic:cNvPicPr>
                        <a:picLocks noChangeAspect="1" noChangeArrowheads="1"/>
                      </pic:cNvPicPr>
                    </pic:nvPicPr>
                    <pic:blipFill>
                      <a:blip r:embed="rId8"/>
                      <a:stretch>
                        <a:fillRect/>
                      </a:stretch>
                    </pic:blipFill>
                    <pic:spPr bwMode="auto">
                      <a:xfrm>
                        <a:off x="0" y="0"/>
                        <a:ext cx="2959100" cy="2930525"/>
                      </a:xfrm>
                      <a:prstGeom prst="rect">
                        <a:avLst/>
                      </a:prstGeom>
                      <a:noFill/>
                    </pic:spPr>
                  </pic:pic>
                </a:graphicData>
              </a:graphic>
            </wp:inline>
          </w:drawing>
        </w:r>
      </w:del>
    </w:p>
    <w:p>
      <w:pPr>
        <w:pStyle w:val="Normal"/>
        <w:rPr>
          <w:sz w:val="22"/>
          <w:szCs w:val="22"/>
          <w:lang w:val="en-GB"/>
          <w:del w:id="15" w:author="Unknown Author" w:date="2025-10-24T11:35:41Z"/>
        </w:rPr>
      </w:pPr>
      <w:del w:id="14" w:author="Unknown Author" w:date="2025-10-24T11:35:41Z">
        <w:r>
          <w:rPr>
            <w:sz w:val="22"/>
            <w:szCs w:val="22"/>
            <w:lang w:val="en-GB"/>
          </w:rPr>
        </w:r>
      </w:del>
    </w:p>
    <w:p>
      <w:pPr>
        <w:pStyle w:val="Normal"/>
        <w:rPr>
          <w:sz w:val="22"/>
          <w:szCs w:val="22"/>
          <w:lang w:val="en-GB"/>
          <w:del w:id="17" w:author="Unknown Author" w:date="2025-10-24T11:35:41Z"/>
        </w:rPr>
      </w:pPr>
      <w:del w:id="16" w:author="Unknown Author" w:date="2025-10-24T11:35:41Z">
        <w:r>
          <w:rPr>
            <w:sz w:val="22"/>
            <w:szCs w:val="22"/>
            <w:lang w:val="en-GB"/>
          </w:rPr>
        </w:r>
      </w:del>
    </w:p>
    <w:p>
      <w:pPr>
        <w:pStyle w:val="Normal"/>
        <w:rPr>
          <w:sz w:val="22"/>
          <w:szCs w:val="22"/>
          <w:lang w:val="en-GB"/>
          <w:del w:id="19" w:author="Unknown Author" w:date="2025-10-24T11:35:41Z"/>
        </w:rPr>
      </w:pPr>
      <w:del w:id="18" w:author="Unknown Author" w:date="2025-10-24T11:35:41Z">
        <w:r>
          <w:rPr>
            <w:sz w:val="22"/>
            <w:szCs w:val="22"/>
            <w:lang w:val="en-GB"/>
          </w:rPr>
        </w:r>
      </w:del>
    </w:p>
    <w:p>
      <w:pPr>
        <w:pStyle w:val="Normal"/>
        <w:rPr>
          <w:sz w:val="22"/>
          <w:szCs w:val="22"/>
          <w:lang w:val="en-GB"/>
          <w:del w:id="21" w:author="Unknown Author" w:date="2025-10-24T11:35:41Z"/>
        </w:rPr>
      </w:pPr>
      <w:del w:id="20" w:author="Unknown Author" w:date="2025-10-24T11:35:41Z">
        <w:r>
          <w:rPr>
            <w:sz w:val="22"/>
            <w:szCs w:val="22"/>
            <w:lang w:val="en-GB"/>
          </w:rPr>
          <w:delText>First basic setup with mlr3</w:delText>
        </w:r>
      </w:del>
    </w:p>
    <w:p>
      <w:pPr>
        <w:pStyle w:val="Normal"/>
        <w:rPr>
          <w:sz w:val="22"/>
          <w:szCs w:val="22"/>
          <w:lang w:val="en-GB"/>
          <w:del w:id="23" w:author="Unknown Author" w:date="2025-10-24T11:35:41Z"/>
        </w:rPr>
      </w:pPr>
      <w:del w:id="22" w:author="Unknown Author" w:date="2025-10-24T11:35:41Z">
        <w:r>
          <w:rPr/>
          <w:drawing>
            <wp:inline distT="0" distB="0" distL="0" distR="0">
              <wp:extent cx="3350260" cy="2820670"/>
              <wp:effectExtent l="0" t="0" r="0" b="0"/>
              <wp:docPr id="8" name="Grafik 8" descr="Ein Bild, das Text, Screenshot, Schrift, Doku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Screenshot, Schrift, Dokument enthält.&#10;&#10;KI-generierte Inhalte können fehlerhaft sein."/>
                      <pic:cNvPicPr>
                        <a:picLocks noChangeAspect="1" noChangeArrowheads="1"/>
                      </pic:cNvPicPr>
                    </pic:nvPicPr>
                    <pic:blipFill>
                      <a:blip r:embed="rId9"/>
                      <a:stretch>
                        <a:fillRect/>
                      </a:stretch>
                    </pic:blipFill>
                    <pic:spPr bwMode="auto">
                      <a:xfrm>
                        <a:off x="0" y="0"/>
                        <a:ext cx="3350260" cy="2820670"/>
                      </a:xfrm>
                      <a:prstGeom prst="rect">
                        <a:avLst/>
                      </a:prstGeom>
                      <a:noFill/>
                    </pic:spPr>
                  </pic:pic>
                </a:graphicData>
              </a:graphic>
            </wp:inline>
          </w:drawing>
        </w:r>
      </w:del>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r>
        <w:br w:type="page"/>
      </w:r>
    </w:p>
    <w:p>
      <w:pPr>
        <w:pStyle w:val="Heading2"/>
        <w:numPr>
          <w:ilvl w:val="0"/>
          <w:numId w:val="2"/>
        </w:numPr>
        <w:spacing w:before="0" w:after="80"/>
        <w:rPr>
          <w:lang w:val="en-GB"/>
        </w:rPr>
      </w:pPr>
      <w:r>
        <w:rPr>
          <w:lang w:val="en-GB"/>
        </w:rPr>
        <w:t>Hypothesis testing with linear modelling</w:t>
      </w:r>
    </w:p>
    <w:p>
      <w:pPr>
        <w:pStyle w:val="Normal"/>
        <w:widowControl/>
        <w:bidi w:val="0"/>
        <w:spacing w:before="0" w:after="0"/>
        <w:jc w:val="left"/>
        <w:rPr>
          <w:b/>
          <w:bCs/>
          <w:sz w:val="22"/>
          <w:szCs w:val="22"/>
          <w:lang w:val="en-GB"/>
          <w:del w:id="25" w:author="Unknown Author" w:date="2025-10-24T11:34:36Z"/>
        </w:rPr>
      </w:pPr>
      <w:del w:id="24" w:author="Unknown Author" w:date="2025-10-24T11:34:36Z">
        <w:r>
          <w:rPr>
            <w:b/>
            <w:bCs/>
            <w:sz w:val="22"/>
            <w:szCs w:val="22"/>
            <w:lang w:val="en-GB"/>
          </w:rPr>
          <w:delText>Imputing PRS_orig-vars</w:delText>
        </w:r>
      </w:del>
    </w:p>
    <w:p>
      <w:pPr>
        <w:pStyle w:val="Normal"/>
        <w:rPr>
          <w:sz w:val="22"/>
          <w:szCs w:val="22"/>
          <w:lang w:val="en-GB"/>
          <w:del w:id="27" w:author="Unknown Author" w:date="2025-10-24T11:34:36Z"/>
        </w:rPr>
      </w:pPr>
      <w:del w:id="26" w:author="Unknown Author" w:date="2025-10-24T11:34:36Z">
        <w:r>
          <w:rPr/>
        </w:r>
      </w:del>
    </w:p>
    <w:p>
      <w:pPr>
        <w:pStyle w:val="Normal"/>
        <w:rPr>
          <w:sz w:val="22"/>
          <w:szCs w:val="22"/>
          <w:lang w:val="en-GB"/>
          <w:del w:id="29" w:author="Unknown Author" w:date="2025-10-24T11:34:36Z"/>
        </w:rPr>
      </w:pPr>
      <w:del w:id="28" w:author="Unknown Author" w:date="2025-10-24T11:34:36Z">
        <w:r>
          <w:rPr>
            <w:sz w:val="22"/>
            <w:szCs w:val="22"/>
            <w:lang w:val="en-GB"/>
          </w:rPr>
        </w:r>
      </w:del>
    </w:p>
    <w:p>
      <w:pPr>
        <w:pStyle w:val="Normal"/>
        <w:rPr>
          <w:sz w:val="22"/>
          <w:szCs w:val="22"/>
          <w:lang w:val="en-GB"/>
          <w:del w:id="31" w:author="Unknown Author" w:date="2025-10-24T11:34:36Z"/>
        </w:rPr>
      </w:pPr>
      <w:del w:id="30" w:author="Unknown Author" w:date="2025-10-24T11:34:36Z">
        <w:r>
          <w:rPr>
            <w:sz w:val="22"/>
            <w:szCs w:val="22"/>
            <w:lang w:val="en-GB"/>
          </w:rPr>
        </w:r>
      </w:del>
    </w:p>
    <w:p>
      <w:pPr>
        <w:pStyle w:val="Normal"/>
        <w:widowControl/>
        <w:bidi w:val="0"/>
        <w:spacing w:before="0" w:after="0"/>
        <w:jc w:val="left"/>
        <w:pPrChange w:id="0" w:author="Unknown Author" w:date="2025-10-24T12:00:59Z"/>
        <w:rPr>
          <w:b/>
          <w:bCs/>
        </w:rPr>
      </w:pPr>
      <w:r>
        <w:rPr>
          <w:b/>
          <w:bCs/>
          <w:rPrChange w:id="0" w:author="Unknown Author" w:date="2025-10-24T12:01:27Z"/>
        </w:rPr>
        <w:t>4.1 Imputation with MissForest on training data</w:t>
      </w:r>
    </w:p>
    <w:p>
      <w:pPr>
        <w:pStyle w:val="Normal"/>
        <w:rPr>
          <w:sz w:val="22"/>
          <w:szCs w:val="22"/>
          <w:lang w:val="en-GB"/>
        </w:rPr>
      </w:pPr>
      <w:r>
        <w:rPr>
          <w:sz w:val="22"/>
          <w:szCs w:val="22"/>
          <w:lang w:val="en-GB"/>
        </w:rPr>
        <w:t xml:space="preserve">Number of NA in mediators: </w:t>
      </w:r>
      <w:r>
        <w:rPr>
          <w:color w:themeColor="accent1" w:val="4472C4"/>
          <w:sz w:val="22"/>
          <w:szCs w:val="22"/>
          <w:lang w:val="en-GB"/>
        </w:rPr>
        <w:t>sapply(D[Mediator_vars], \(x) sum(is.na(x)))</w:t>
      </w:r>
    </w:p>
    <w:tbl>
      <w:tblPr>
        <w:tblStyle w:val="Tabellenraster"/>
        <w:tblW w:w="883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00"/>
        <w:gridCol w:w="916"/>
        <w:gridCol w:w="1134"/>
        <w:gridCol w:w="1211"/>
        <w:gridCol w:w="1149"/>
        <w:gridCol w:w="1069"/>
        <w:gridCol w:w="1160"/>
        <w:gridCol w:w="1193"/>
      </w:tblGrid>
      <w:tr>
        <w:trPr/>
        <w:tc>
          <w:tcPr>
            <w:tcW w:w="100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FEELNAT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LNOISE</w:t>
            </w:r>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LOC_SENS</w:t>
            </w:r>
          </w:p>
        </w:tc>
        <w:tc>
          <w:tcPr>
            <w:tcW w:w="121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LOC_SOUN</w:t>
            </w:r>
          </w:p>
        </w:tc>
        <w:tc>
          <w:tcPr>
            <w:tcW w:w="114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LOC_SCEN</w:t>
            </w:r>
          </w:p>
        </w:tc>
        <w:tc>
          <w:tcPr>
            <w:tcW w:w="106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LOC_VISE</w:t>
            </w:r>
          </w:p>
        </w:tc>
        <w:tc>
          <w:tcPr>
            <w:tcW w:w="116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LOC_VEGE</w:t>
            </w:r>
          </w:p>
        </w:tc>
        <w:tc>
          <w:tcPr>
            <w:tcW w:w="11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LOC_FAUN</w:t>
            </w:r>
          </w:p>
        </w:tc>
      </w:tr>
      <w:tr>
        <w:trPr/>
        <w:tc>
          <w:tcPr>
            <w:tcW w:w="100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16</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291</w:t>
            </w:r>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28</w:t>
            </w:r>
          </w:p>
        </w:tc>
        <w:tc>
          <w:tcPr>
            <w:tcW w:w="121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30</w:t>
            </w:r>
          </w:p>
        </w:tc>
        <w:tc>
          <w:tcPr>
            <w:tcW w:w="114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36</w:t>
            </w:r>
          </w:p>
        </w:tc>
        <w:tc>
          <w:tcPr>
            <w:tcW w:w="106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62</w:t>
            </w:r>
          </w:p>
        </w:tc>
        <w:tc>
          <w:tcPr>
            <w:tcW w:w="116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69</w:t>
            </w:r>
          </w:p>
        </w:tc>
        <w:tc>
          <w:tcPr>
            <w:tcW w:w="11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88</w:t>
            </w:r>
          </w:p>
        </w:tc>
      </w:tr>
    </w:tbl>
    <w:p>
      <w:pPr>
        <w:pStyle w:val="Normal"/>
        <w:rPr>
          <w:sz w:val="22"/>
          <w:szCs w:val="22"/>
          <w:lang w:val="en-GB"/>
        </w:rPr>
      </w:pPr>
      <w:r>
        <w:rPr>
          <w:sz w:val="22"/>
          <w:szCs w:val="22"/>
          <w:lang w:val="en-GB"/>
        </w:rPr>
      </w:r>
    </w:p>
    <w:p>
      <w:pPr>
        <w:pStyle w:val="Normal"/>
        <w:rPr>
          <w:sz w:val="22"/>
          <w:szCs w:val="22"/>
          <w:lang w:val="en-GB"/>
        </w:rPr>
      </w:pPr>
      <w:r>
        <w:rPr>
          <w:sz w:val="22"/>
          <w:szCs w:val="22"/>
          <w:lang w:val="en-GB"/>
        </w:rPr>
        <w:t xml:space="preserve">Number of NA in GIS variables: </w:t>
      </w:r>
      <w:r>
        <w:rPr>
          <w:color w:themeColor="accent1" w:val="4472C4"/>
          <w:sz w:val="22"/>
          <w:szCs w:val="22"/>
          <w:lang w:val="en-GB"/>
        </w:rPr>
        <w:t>sapply(D[GIS_vars], \(x) sum(is.na(x)))</w:t>
      </w:r>
    </w:p>
    <w:tbl>
      <w:tblPr>
        <w:tblStyle w:val="Tabellenraster"/>
        <w:tblW w:w="906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63"/>
        <w:gridCol w:w="955"/>
        <w:gridCol w:w="532"/>
        <w:gridCol w:w="835"/>
        <w:gridCol w:w="746"/>
        <w:gridCol w:w="642"/>
        <w:gridCol w:w="695"/>
        <w:gridCol w:w="851"/>
        <w:gridCol w:w="895"/>
        <w:gridCol w:w="1025"/>
        <w:gridCol w:w="1025"/>
      </w:tblGrid>
      <w:tr>
        <w:trPr/>
        <w:tc>
          <w:tcPr>
            <w:tcW w:w="86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LCARTIF_sqrt</w:t>
            </w:r>
          </w:p>
        </w:tc>
        <w:tc>
          <w:tcPr>
            <w:tcW w:w="9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LCFOREST_sqrt</w:t>
            </w:r>
          </w:p>
        </w:tc>
        <w:tc>
          <w:tcPr>
            <w:tcW w:w="5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HETER</w:t>
            </w:r>
          </w:p>
        </w:tc>
        <w:tc>
          <w:tcPr>
            <w:tcW w:w="8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OVDIST_sqrt</w:t>
            </w:r>
          </w:p>
        </w:tc>
        <w:tc>
          <w:tcPr>
            <w:tcW w:w="74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VIS5K_sqrt</w:t>
            </w:r>
          </w:p>
        </w:tc>
        <w:tc>
          <w:tcPr>
            <w:tcW w:w="64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RL_NDVI</w:t>
            </w:r>
          </w:p>
        </w:tc>
        <w:tc>
          <w:tcPr>
            <w:tcW w:w="69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RL_NOISE</w:t>
            </w:r>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DISTKM_sqrt</w:t>
            </w:r>
          </w:p>
        </w:tc>
        <w:tc>
          <w:tcPr>
            <w:tcW w:w="89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JNYTIME_sqrt</w:t>
            </w:r>
          </w:p>
        </w:tc>
        <w:tc>
          <w:tcPr>
            <w:tcW w:w="102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STRIMP123_sqrt</w:t>
            </w:r>
          </w:p>
        </w:tc>
        <w:tc>
          <w:tcPr>
            <w:tcW w:w="102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STRIMP999_sqrt</w:t>
            </w:r>
          </w:p>
        </w:tc>
      </w:tr>
      <w:tr>
        <w:trPr/>
        <w:tc>
          <w:tcPr>
            <w:tcW w:w="86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0</w:t>
            </w:r>
          </w:p>
        </w:tc>
        <w:tc>
          <w:tcPr>
            <w:tcW w:w="9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0</w:t>
            </w:r>
          </w:p>
        </w:tc>
        <w:tc>
          <w:tcPr>
            <w:tcW w:w="5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0</w:t>
            </w:r>
          </w:p>
        </w:tc>
        <w:tc>
          <w:tcPr>
            <w:tcW w:w="8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0</w:t>
            </w:r>
          </w:p>
        </w:tc>
        <w:tc>
          <w:tcPr>
            <w:tcW w:w="74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0</w:t>
            </w:r>
          </w:p>
        </w:tc>
        <w:tc>
          <w:tcPr>
            <w:tcW w:w="64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0</w:t>
            </w:r>
          </w:p>
        </w:tc>
        <w:tc>
          <w:tcPr>
            <w:tcW w:w="69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0</w:t>
            </w:r>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0</w:t>
            </w:r>
          </w:p>
        </w:tc>
        <w:tc>
          <w:tcPr>
            <w:tcW w:w="89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86</w:t>
            </w:r>
          </w:p>
        </w:tc>
        <w:tc>
          <w:tcPr>
            <w:tcW w:w="102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0</w:t>
            </w:r>
          </w:p>
        </w:tc>
        <w:tc>
          <w:tcPr>
            <w:tcW w:w="102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Fonts w:ascii="Calibri" w:hAnsi="Calibri" w:cs="Calibri" w:asciiTheme="minorHAnsi" w:cstheme="minorHAnsi" w:hAnsiTheme="minorHAnsi"/>
                <w:lang w:val="en-GB"/>
              </w:rPr>
            </w:pPr>
            <w:r>
              <w:rPr>
                <w:rStyle w:val="HTMLCode"/>
                <w:rFonts w:eastAsia="DengXian Light" w:cs="Calibri" w:ascii="Calibri" w:hAnsi="Calibri" w:asciiTheme="minorHAnsi" w:cstheme="minorHAnsi" w:eastAsiaTheme="majorEastAsia" w:hAnsiTheme="minorHAnsi"/>
                <w:lang w:val="en-GB" w:eastAsia="en-US" w:bidi="ar-SA"/>
              </w:rPr>
              <w:t>0</w:t>
            </w:r>
          </w:p>
        </w:tc>
      </w:tr>
    </w:tbl>
    <w:p>
      <w:pPr>
        <w:pStyle w:val="Normal"/>
        <w:rPr>
          <w:sz w:val="22"/>
          <w:szCs w:val="22"/>
          <w:lang w:val="en-GB"/>
        </w:rPr>
      </w:pPr>
      <w:r>
        <w:rPr>
          <w:sz w:val="22"/>
          <w:szCs w:val="22"/>
          <w:lang w:val="en-GB"/>
        </w:rPr>
      </w:r>
    </w:p>
    <w:p>
      <w:pPr>
        <w:pStyle w:val="Normal"/>
        <w:rPr>
          <w:iCs/>
          <w:sz w:val="22"/>
          <w:szCs w:val="22"/>
          <w:lang w:val="en-GB"/>
        </w:rPr>
      </w:pPr>
      <w:r>
        <w:rPr>
          <w:iCs/>
          <w:sz w:val="22"/>
          <w:szCs w:val="22"/>
          <w:lang w:val="en-GB"/>
        </w:rPr>
        <w:t>Impute missing values using MissForest</w:t>
      </w:r>
    </w:p>
    <w:p>
      <w:pPr>
        <w:pStyle w:val="Normal"/>
        <w:rPr>
          <w:sz w:val="22"/>
          <w:szCs w:val="22"/>
          <w:lang w:val="en-GB"/>
        </w:rPr>
      </w:pPr>
      <w:r>
        <w:rPr/>
        <w:drawing>
          <wp:inline distT="0" distB="0" distL="0" distR="0">
            <wp:extent cx="2487930" cy="2254250"/>
            <wp:effectExtent l="0" t="0" r="0" b="0"/>
            <wp:docPr id="9" name="Grafik 10"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0" descr="Ein Bild, das Text, Screenshot, Schrift, Zahl enthält.&#10;&#10;KI-generierte Inhalte können fehlerhaft sein."/>
                    <pic:cNvPicPr>
                      <a:picLocks noChangeAspect="1" noChangeArrowheads="1"/>
                    </pic:cNvPicPr>
                  </pic:nvPicPr>
                  <pic:blipFill>
                    <a:blip r:embed="rId10"/>
                    <a:stretch>
                      <a:fillRect/>
                    </a:stretch>
                  </pic:blipFill>
                  <pic:spPr bwMode="auto">
                    <a:xfrm>
                      <a:off x="0" y="0"/>
                      <a:ext cx="2487930" cy="2254250"/>
                    </a:xfrm>
                    <a:prstGeom prst="rect">
                      <a:avLst/>
                    </a:prstGeom>
                    <a:noFill/>
                  </pic:spPr>
                </pic:pic>
              </a:graphicData>
            </a:graphic>
          </wp:inline>
        </w:drawing>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rPr>
          <w:b/>
          <w:bCs/>
          <w:sz w:val="28"/>
          <w:szCs w:val="28"/>
          <w:lang w:val="en-GB"/>
        </w:rPr>
      </w:pPr>
      <w:r>
        <w:rPr>
          <w:b/>
          <w:bCs/>
          <w:sz w:val="28"/>
          <w:szCs w:val="28"/>
          <w:lang w:val="en-GB"/>
        </w:rPr>
      </w:r>
      <w:r>
        <w:br w:type="page"/>
      </w:r>
    </w:p>
    <w:p>
      <w:pPr>
        <w:pStyle w:val="Normal"/>
        <w:spacing w:before="0" w:after="0"/>
        <w:rPr>
          <w:b/>
          <w:bCs/>
          <w:sz w:val="28"/>
          <w:szCs w:val="28"/>
          <w:lang w:val="en-GB"/>
        </w:rPr>
      </w:pPr>
      <w:r>
        <w:rPr>
          <w:b/>
          <w:bCs/>
          <w:sz w:val="28"/>
          <w:szCs w:val="28"/>
          <w:lang w:val="en-GB"/>
        </w:rPr>
        <w:t>4.2 Scaling test data</w:t>
      </w:r>
    </w:p>
    <w:p>
      <w:pPr>
        <w:pStyle w:val="Normal"/>
        <w:rPr>
          <w:sz w:val="22"/>
          <w:szCs w:val="22"/>
          <w:lang w:val="en-GB"/>
        </w:rPr>
      </w:pPr>
      <w:r>
        <w:rPr>
          <w:sz w:val="22"/>
          <w:szCs w:val="22"/>
          <w:lang w:val="en-GB"/>
        </w:rPr>
        <w:t>Scaling variables and show original scale:</w:t>
      </w:r>
    </w:p>
    <w:p>
      <w:pPr>
        <w:pStyle w:val="Normal"/>
        <w:rPr>
          <w:sz w:val="22"/>
          <w:szCs w:val="22"/>
          <w:lang w:val="en-GB"/>
        </w:rPr>
      </w:pPr>
      <w:r>
        <w:rPr/>
        <w:drawing>
          <wp:inline distT="0" distB="0" distL="0" distR="0">
            <wp:extent cx="3207385" cy="958850"/>
            <wp:effectExtent l="0" t="0" r="0" b="0"/>
            <wp:docPr id="10" name="Grafik 1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1" descr="Ein Bild, das Text, Schrift, Screenshot enthält.&#10;&#10;KI-generierte Inhalte können fehlerhaft sein."/>
                    <pic:cNvPicPr>
                      <a:picLocks noChangeAspect="1" noChangeArrowheads="1"/>
                    </pic:cNvPicPr>
                  </pic:nvPicPr>
                  <pic:blipFill>
                    <a:blip r:embed="rId11"/>
                    <a:stretch>
                      <a:fillRect/>
                    </a:stretch>
                  </pic:blipFill>
                  <pic:spPr bwMode="auto">
                    <a:xfrm>
                      <a:off x="0" y="0"/>
                      <a:ext cx="3207385" cy="958850"/>
                    </a:xfrm>
                    <a:prstGeom prst="rect">
                      <a:avLst/>
                    </a:prstGeom>
                    <a:noFill/>
                  </pic:spPr>
                </pic:pic>
              </a:graphicData>
            </a:graphic>
          </wp:inline>
        </w:drawing>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ind w:hanging="1134" w:left="1134"/>
        <w:rPr>
          <w:i/>
          <w:i/>
          <w:iCs/>
          <w:sz w:val="22"/>
          <w:szCs w:val="22"/>
          <w:lang w:val="en-GB"/>
        </w:rPr>
      </w:pPr>
      <w:r>
        <w:rPr>
          <w:i/>
          <w:iCs/>
          <w:sz w:val="22"/>
          <w:szCs w:val="22"/>
          <w:lang w:val="en-GB"/>
        </w:rPr>
        <w:t>Table S6</w:t>
        <w:tab/>
        <w:t>Original scale of variables</w:t>
      </w:r>
    </w:p>
    <w:tbl>
      <w:tblPr>
        <w:tblStyle w:val="Tabellenraster"/>
        <w:tblW w:w="353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97"/>
        <w:gridCol w:w="916"/>
        <w:gridCol w:w="917"/>
      </w:tblGrid>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b/>
                <w:bCs/>
                <w:lang w:val="en-GB"/>
              </w:rPr>
            </w:pPr>
            <w:r>
              <w:rPr>
                <w:rFonts w:eastAsia="DengXian Light" w:cs="Calibri" w:cstheme="minorHAnsi" w:eastAsiaTheme="majorEastAsia" w:ascii="Calibri" w:hAnsi="Calibri"/>
                <w:b/>
                <w:bCs/>
                <w:lang w:val="en-GB" w:eastAsia="en-US" w:bidi="ar-SA"/>
              </w:rPr>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b/>
                <w:bCs/>
                <w:lang w:val="en-GB"/>
              </w:rPr>
            </w:pPr>
            <w:r>
              <w:rPr>
                <w:rStyle w:val="HTMLCode"/>
                <w:rFonts w:eastAsia="DengXian Light" w:cs="Calibri" w:ascii="Calibri" w:hAnsi="Calibri" w:asciiTheme="minorHAnsi" w:cstheme="minorHAnsi" w:eastAsiaTheme="majorEastAsia" w:hAnsiTheme="minorHAnsi"/>
                <w:b/>
                <w:bCs/>
                <w:lang w:val="en-GB" w:eastAsia="en-US" w:bidi="ar-SA"/>
              </w:rPr>
              <w:t>Mean</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b/>
                <w:bCs/>
                <w:lang w:val="en-GB"/>
              </w:rPr>
            </w:pPr>
            <w:r>
              <w:rPr>
                <w:rStyle w:val="HTMLCode"/>
                <w:rFonts w:eastAsia="DengXian Light" w:cs="Calibri" w:ascii="Calibri" w:hAnsi="Calibri" w:asciiTheme="minorHAnsi" w:cstheme="minorHAnsi" w:eastAsiaTheme="majorEastAsia" w:hAnsiTheme="minorHAnsi"/>
                <w:b/>
                <w:bCs/>
                <w:lang w:val="en-GB" w:eastAsia="en-US" w:bidi="ar-SA"/>
              </w:rPr>
              <w:t>sd</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FEELNAT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6.142</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1.055</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LNOISE</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4.210</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0.747</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LOC_SENS</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4.098</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1.016</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LOC_SOUN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4.296</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0.947</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LOC_SCEN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3.967</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1.056</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LOC_VISE</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4.080</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1.027</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LOC_VEGE</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4.343</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0.859</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LOC_FAUN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3.298</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1.365</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LCARTIF_sqrt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0.271</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0.269</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LCFOREST_sqrt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0.454</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0.311</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HETER</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1.305</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0.402</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OVDIST_sqrt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21.797</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10.144</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VIS5K_sqrt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3.323</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1.620</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RL_NDVI</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0.635</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0.202</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RL_NOISE</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41.615</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9.261</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DISTKM_sqrt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1.473</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1.156</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JNYTIME_sqrt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3.830</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2.247</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STRIMP123_sqrt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6.555</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10.739</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STRIMP999_sqrt</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47.557</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13.162</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PRS</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4.987</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0.879</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FA</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5.266</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1.111</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BA</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5.140</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1.156</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EC</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4.540</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1.287</w:t>
            </w:r>
          </w:p>
        </w:tc>
      </w:tr>
      <w:tr>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ES</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5.006</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Fonts w:ascii="Calibri" w:hAnsi="Calibri" w:cs="Calibri" w:asciiTheme="minorHAnsi" w:cstheme="minorHAnsi"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1.426</w:t>
            </w:r>
          </w:p>
        </w:tc>
      </w:tr>
    </w:tbl>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rPr>
          <w:b/>
          <w:bCs/>
          <w:sz w:val="28"/>
          <w:szCs w:val="28"/>
          <w:lang w:val="en-GB"/>
        </w:rPr>
      </w:pPr>
      <w:r>
        <w:rPr>
          <w:b/>
          <w:bCs/>
          <w:sz w:val="28"/>
          <w:szCs w:val="28"/>
          <w:lang w:val="en-GB"/>
        </w:rPr>
        <w:t>4.3 Testing variance inflation factor (VIF)</w:t>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t xml:space="preserve">VIF: PRS </w:t>
      </w:r>
      <w:r>
        <w:rPr>
          <w:rFonts w:eastAsia="Symbol" w:cs="Symbol" w:ascii="Symbol" w:hAnsi="Symbol"/>
          <w:sz w:val="22"/>
          <w:szCs w:val="22"/>
          <w:lang w:val="en-GB"/>
        </w:rPr>
        <w:sym w:font="Symbol" w:char="f07e"/>
      </w:r>
      <w:r>
        <w:rPr>
          <w:sz w:val="22"/>
          <w:szCs w:val="22"/>
          <w:lang w:val="en-GB"/>
        </w:rPr>
        <w:t xml:space="preserve"> (Mediators + GIS vars)^2 (without interaction)</w:t>
      </w:r>
    </w:p>
    <w:p>
      <w:pPr>
        <w:pStyle w:val="Normal"/>
        <w:rPr>
          <w:sz w:val="22"/>
          <w:szCs w:val="22"/>
          <w:lang w:val="en-GB"/>
        </w:rPr>
      </w:pPr>
      <w:r>
        <w:rPr/>
        <w:drawing>
          <wp:inline distT="0" distB="0" distL="0" distR="0">
            <wp:extent cx="2838450" cy="915670"/>
            <wp:effectExtent l="0" t="0" r="0" b="0"/>
            <wp:docPr id="11" name="Image2"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Ein Bild, das Text, Screenshot, Schrift, Reihe enthält.&#10;&#10;KI-generierte Inhalte können fehlerhaft sein."/>
                    <pic:cNvPicPr>
                      <a:picLocks noChangeAspect="1" noChangeArrowheads="1"/>
                    </pic:cNvPicPr>
                  </pic:nvPicPr>
                  <pic:blipFill>
                    <a:blip r:embed="rId12"/>
                    <a:stretch>
                      <a:fillRect/>
                    </a:stretch>
                  </pic:blipFill>
                  <pic:spPr bwMode="auto">
                    <a:xfrm>
                      <a:off x="0" y="0"/>
                      <a:ext cx="2838450" cy="915670"/>
                    </a:xfrm>
                    <a:prstGeom prst="rect">
                      <a:avLst/>
                    </a:prstGeom>
                    <a:noFill/>
                  </pic:spPr>
                </pic:pic>
              </a:graphicData>
            </a:graphic>
          </wp:inline>
        </w:drawing>
      </w:r>
    </w:p>
    <w:tbl>
      <w:tblPr>
        <w:tblStyle w:val="Tabellenraster"/>
        <w:tblW w:w="54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0"/>
        <w:gridCol w:w="917"/>
        <w:gridCol w:w="916"/>
        <w:gridCol w:w="916"/>
        <w:gridCol w:w="916"/>
        <w:gridCol w:w="916"/>
      </w:tblGrid>
      <w:tr>
        <w:trPr/>
        <w:tc>
          <w:tcPr>
            <w:tcW w:w="84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Min.</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1st Qu.</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Median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Mean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3rd Qu.</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Max.</w:t>
            </w:r>
          </w:p>
        </w:tc>
      </w:tr>
      <w:tr>
        <w:trPr/>
        <w:tc>
          <w:tcPr>
            <w:tcW w:w="84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1.21</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1.46</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1.94</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2.03</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2.24</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Fonts w:ascii="Calibri" w:hAnsi="Calibri" w:cs="Calibri" w:asciiTheme="minorHAnsi" w:cstheme="minorHAnsi"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4.99</w:t>
            </w:r>
          </w:p>
        </w:tc>
      </w:tr>
    </w:tbl>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t xml:space="preserve">VIF: PRS </w:t>
      </w:r>
      <w:r>
        <w:rPr>
          <w:rFonts w:eastAsia="Symbol" w:cs="Symbol" w:ascii="Symbol" w:hAnsi="Symbol"/>
          <w:sz w:val="22"/>
          <w:szCs w:val="22"/>
          <w:lang w:val="en-GB"/>
        </w:rPr>
        <w:sym w:font="Symbol" w:char="f07e"/>
      </w:r>
      <w:r>
        <w:rPr>
          <w:sz w:val="22"/>
          <w:szCs w:val="22"/>
          <w:lang w:val="en-GB"/>
        </w:rPr>
        <w:t xml:space="preserve"> (Mediators + GIS vars)^2 (with interaction)</w:t>
      </w:r>
    </w:p>
    <w:p>
      <w:pPr>
        <w:pStyle w:val="Normal"/>
        <w:rPr>
          <w:sz w:val="22"/>
          <w:szCs w:val="22"/>
          <w:lang w:val="en-GB"/>
        </w:rPr>
      </w:pPr>
      <w:r>
        <w:rPr/>
        <w:drawing>
          <wp:inline distT="0" distB="0" distL="0" distR="0">
            <wp:extent cx="2927350" cy="1207135"/>
            <wp:effectExtent l="0" t="0" r="0" b="0"/>
            <wp:docPr id="12" name="Image3"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Ein Bild, das Text, Screenshot, Schrift, Reihe enthält.&#10;&#10;KI-generierte Inhalte können fehlerhaft sein."/>
                    <pic:cNvPicPr>
                      <a:picLocks noChangeAspect="1" noChangeArrowheads="1"/>
                    </pic:cNvPicPr>
                  </pic:nvPicPr>
                  <pic:blipFill>
                    <a:blip r:embed="rId13"/>
                    <a:stretch>
                      <a:fillRect/>
                    </a:stretch>
                  </pic:blipFill>
                  <pic:spPr bwMode="auto">
                    <a:xfrm>
                      <a:off x="0" y="0"/>
                      <a:ext cx="2927350" cy="1207135"/>
                    </a:xfrm>
                    <a:prstGeom prst="rect">
                      <a:avLst/>
                    </a:prstGeom>
                    <a:noFill/>
                  </pic:spPr>
                </pic:pic>
              </a:graphicData>
            </a:graphic>
          </wp:inline>
        </w:drawing>
      </w:r>
    </w:p>
    <w:tbl>
      <w:tblPr>
        <w:tblStyle w:val="Tabellenraster"/>
        <w:tblW w:w="542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0"/>
        <w:gridCol w:w="917"/>
        <w:gridCol w:w="916"/>
        <w:gridCol w:w="916"/>
        <w:gridCol w:w="916"/>
        <w:gridCol w:w="916"/>
      </w:tblGrid>
      <w:tr>
        <w:trPr/>
        <w:tc>
          <w:tcPr>
            <w:tcW w:w="84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Min.</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1st Qu.</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Median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Mean</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3rd Qu.</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Max.</w:t>
            </w:r>
          </w:p>
        </w:tc>
      </w:tr>
      <w:tr>
        <w:trPr/>
        <w:tc>
          <w:tcPr>
            <w:tcW w:w="84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12</w:t>
            </w:r>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81</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147</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205</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269</w:t>
            </w:r>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Fonts w:ascii="Calibri" w:hAnsi="Calibri" w:cs="Calibri" w:asciiTheme="minorHAnsi" w:cstheme="minorHAnsi" w:hAnsiTheme="minorHAnsi"/>
                <w:sz w:val="22"/>
                <w:szCs w:val="22"/>
                <w:lang w:val="en-GB"/>
              </w:rPr>
            </w:pPr>
            <w:r>
              <w:rPr>
                <w:rStyle w:val="HTMLCode"/>
                <w:rFonts w:eastAsia="DengXian Light" w:cs="Calibri" w:ascii="Calibri" w:hAnsi="Calibri" w:asciiTheme="minorHAnsi" w:cstheme="minorHAnsi" w:eastAsiaTheme="majorEastAsia" w:hAnsiTheme="minorHAnsi"/>
                <w:sz w:val="22"/>
                <w:szCs w:val="22"/>
                <w:lang w:val="en-GB" w:eastAsia="en-US" w:bidi="ar-SA"/>
              </w:rPr>
              <w:t>1398</w:t>
            </w:r>
          </w:p>
        </w:tc>
      </w:tr>
    </w:tbl>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rPr>
          <w:sz w:val="22"/>
          <w:szCs w:val="22"/>
          <w:lang w:val="en-GB"/>
        </w:rPr>
      </w:pPr>
      <w:r>
        <w:rPr>
          <w:sz w:val="22"/>
          <w:szCs w:val="22"/>
          <w:lang w:val="en-GB"/>
        </w:rPr>
      </w:r>
    </w:p>
    <w:p>
      <w:pPr>
        <w:pStyle w:val="Normal"/>
        <w:rPr>
          <w:b/>
          <w:bCs/>
          <w:sz w:val="28"/>
          <w:szCs w:val="28"/>
          <w:lang w:val="en-GB"/>
          <w:del w:id="36" w:author="Unknown Author" w:date="2025-10-24T12:12:27Z"/>
        </w:rPr>
      </w:pPr>
      <w:del w:id="33" w:author="Unknown Author" w:date="2025-10-24T12:12:27Z">
        <w:r>
          <w:rPr/>
          <w:delText xml:space="preserve">4.4 All interactions: Mediators </w:delText>
        </w:r>
      </w:del>
      <w:del w:id="34" w:author="Unknown Author" w:date="2025-10-24T12:12:27Z">
        <w:r>
          <w:rPr>
            <w:rFonts w:eastAsia="Symbol" w:cs="Symbol" w:ascii="Symbol" w:hAnsi="Symbol"/>
          </w:rPr>
          <w:sym w:font="Symbol" w:char="f07e"/>
        </w:r>
      </w:del>
      <w:del w:id="35" w:author="Unknown Author" w:date="2025-10-24T12:12:27Z">
        <w:r>
          <w:rPr/>
          <w:delText xml:space="preserve"> (GIS vars)^2</w:delText>
        </w:r>
      </w:del>
    </w:p>
    <w:p>
      <w:pPr>
        <w:pStyle w:val="Normal"/>
        <w:rPr>
          <w:sz w:val="22"/>
          <w:szCs w:val="22"/>
          <w:lang w:val="en-GB"/>
          <w:del w:id="38" w:author="Unknown Author" w:date="2025-10-24T12:12:27Z"/>
        </w:rPr>
      </w:pPr>
      <w:del w:id="37" w:author="Unknown Author" w:date="2025-10-24T12:12:27Z">
        <w:r>
          <w:rPr>
            <w:sz w:val="22"/>
            <w:szCs w:val="22"/>
            <w:lang w:val="en-GB"/>
          </w:rPr>
        </w:r>
      </w:del>
    </w:p>
    <w:p>
      <w:pPr>
        <w:pStyle w:val="Normal"/>
        <w:rPr>
          <w:sz w:val="22"/>
          <w:szCs w:val="22"/>
          <w:lang w:val="en-GB"/>
          <w:del w:id="40" w:author="Unknown Author" w:date="2025-10-24T12:12:27Z"/>
        </w:rPr>
      </w:pPr>
      <w:del w:id="39" w:author="Unknown Author" w:date="2025-10-24T12:12:27Z">
        <w:r>
          <w:rPr>
            <w:sz w:val="22"/>
            <w:szCs w:val="22"/>
            <w:lang w:val="en-GB"/>
          </w:rPr>
          <w:delText>Code</w:delText>
        </w:r>
      </w:del>
    </w:p>
    <w:p>
      <w:pPr>
        <w:pStyle w:val="Normal"/>
        <w:rPr>
          <w:sz w:val="22"/>
          <w:szCs w:val="22"/>
          <w:lang w:val="en-GB"/>
          <w:del w:id="42" w:author="Unknown Author" w:date="2025-10-24T12:12:27Z"/>
        </w:rPr>
      </w:pPr>
      <w:del w:id="41" w:author="Unknown Author" w:date="2025-10-24T12:12:27Z">
        <w:r>
          <w:rPr/>
          <w:drawing>
            <wp:inline distT="0" distB="0" distL="0" distR="0">
              <wp:extent cx="2658745" cy="1835150"/>
              <wp:effectExtent l="0" t="0" r="0" b="0"/>
              <wp:docPr id="13" name="Image4"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Ein Bild, das Text, Screenshot, Schrift enthält.&#10;&#10;KI-generierte Inhalte können fehlerhaft sein."/>
                      <pic:cNvPicPr>
                        <a:picLocks noChangeAspect="1" noChangeArrowheads="1"/>
                      </pic:cNvPicPr>
                    </pic:nvPicPr>
                    <pic:blipFill>
                      <a:blip r:embed="rId14"/>
                      <a:stretch>
                        <a:fillRect/>
                      </a:stretch>
                    </pic:blipFill>
                    <pic:spPr bwMode="auto">
                      <a:xfrm>
                        <a:off x="0" y="0"/>
                        <a:ext cx="2658745" cy="1835150"/>
                      </a:xfrm>
                      <a:prstGeom prst="rect">
                        <a:avLst/>
                      </a:prstGeom>
                      <a:noFill/>
                    </pic:spPr>
                  </pic:pic>
                </a:graphicData>
              </a:graphic>
            </wp:inline>
          </w:drawing>
        </w:r>
      </w:del>
    </w:p>
    <w:p>
      <w:pPr>
        <w:pStyle w:val="Normal"/>
        <w:rPr>
          <w:sz w:val="22"/>
          <w:szCs w:val="22"/>
          <w:lang w:val="en-GB"/>
          <w:del w:id="44" w:author="Unknown Author" w:date="2025-10-24T12:12:27Z"/>
        </w:rPr>
      </w:pPr>
      <w:del w:id="43" w:author="Unknown Author" w:date="2025-10-24T12:12:27Z">
        <w:r>
          <w:rPr>
            <w:sz w:val="22"/>
            <w:szCs w:val="22"/>
            <w:lang w:val="en-GB"/>
          </w:rPr>
        </w:r>
      </w:del>
    </w:p>
    <w:p>
      <w:pPr>
        <w:pStyle w:val="Normal"/>
        <w:rPr>
          <w:sz w:val="22"/>
          <w:szCs w:val="22"/>
          <w:lang w:val="en-GB"/>
          <w:del w:id="46" w:author="Unknown Author" w:date="2025-10-24T12:12:27Z"/>
        </w:rPr>
      </w:pPr>
      <w:del w:id="45" w:author="Unknown Author" w:date="2025-10-24T12:12:27Z">
        <w:r>
          <w:rPr>
            <w:sz w:val="22"/>
            <w:szCs w:val="22"/>
            <w:lang w:val="en-GB"/>
          </w:rPr>
        </w:r>
      </w:del>
    </w:p>
    <w:p>
      <w:pPr>
        <w:pStyle w:val="Normal"/>
        <w:rPr>
          <w:b/>
          <w:bCs/>
          <w:sz w:val="22"/>
          <w:szCs w:val="22"/>
          <w:lang w:val="en-GB"/>
          <w:del w:id="48" w:author="Unknown Author" w:date="2025-10-24T12:12:27Z"/>
        </w:rPr>
      </w:pPr>
      <w:del w:id="47" w:author="Unknown Author" w:date="2025-10-24T12:12:27Z">
        <w:r>
          <w:rPr>
            <w:b/>
            <w:bCs/>
            <w:sz w:val="22"/>
            <w:szCs w:val="22"/>
            <w:lang w:val="en-GB"/>
          </w:rPr>
          <w:delText>4.4.1 Feeling of being in nature (FEELNAT)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50" w:author="Unknown Author" w:date="2025-10-24T12:12:27Z"/>
        </w:rPr>
      </w:pPr>
      <w:del w:id="4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52" w:author="Unknown Author" w:date="2025-10-24T12:12:27Z"/>
        </w:rPr>
      </w:pPr>
      <w:del w:id="51"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54" w:author="Unknown Author" w:date="2025-10-24T12:12:27Z"/>
        </w:rPr>
      </w:pPr>
      <w:del w:id="53"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S7</w:delText>
          <w:tab/>
          <w:delText>Residuals for feeling of being in nature</w:delText>
        </w:r>
      </w:del>
    </w:p>
    <w:tbl>
      <w:tblPr>
        <w:tblStyle w:val="Tabellenraster"/>
        <w:tblW w:w="4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5"/>
        <w:gridCol w:w="916"/>
        <w:gridCol w:w="917"/>
        <w:gridCol w:w="916"/>
      </w:tblGrid>
      <w:tr>
        <w:trPr>
          <w:del w:id="55"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7" w:author="Unknown Author" w:date="2025-10-24T12:12:27Z"/>
              </w:rPr>
            </w:pPr>
            <w:del w:id="5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9" w:author="Unknown Author" w:date="2025-10-24T12:12:27Z"/>
              </w:rPr>
            </w:pPr>
            <w:del w:id="5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1" w:author="Unknown Author" w:date="2025-10-24T12:12:27Z"/>
              </w:rPr>
            </w:pPr>
            <w:del w:id="6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3" w:author="Unknown Author" w:date="2025-10-24T12:12:27Z"/>
              </w:rPr>
            </w:pPr>
            <w:del w:id="6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5" w:author="Unknown Author" w:date="2025-10-24T12:12:27Z"/>
              </w:rPr>
            </w:pPr>
            <w:del w:id="6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66"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8" w:author="Unknown Author" w:date="2025-10-24T12:12:27Z"/>
              </w:rPr>
            </w:pPr>
            <w:del w:id="6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-4.959</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0" w:author="Unknown Author" w:date="2025-10-24T12:12:27Z"/>
              </w:rPr>
            </w:pPr>
            <w:del w:id="6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-0.391</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2" w:author="Unknown Author" w:date="2025-10-24T12:12:27Z"/>
              </w:rPr>
            </w:pPr>
            <w:del w:id="7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0.264</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4" w:author="Unknown Author" w:date="2025-10-24T12:12:27Z"/>
              </w:rPr>
            </w:pPr>
            <w:del w:id="7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0.607</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6" w:author="Unknown Author" w:date="2025-10-24T12:12:27Z"/>
              </w:rPr>
            </w:pPr>
            <w:del w:id="7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1.685</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78" w:author="Unknown Author" w:date="2025-10-24T12:12:27Z"/>
        </w:rPr>
      </w:pPr>
      <w:del w:id="77"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80" w:author="Unknown Author" w:date="2025-10-24T12:12:27Z"/>
        </w:rPr>
      </w:pPr>
      <w:del w:id="79"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S8</w:delText>
          <w:tab/>
          <w:delText>Coefficients of the regression analysis of feeling of being in nature</w:delText>
        </w:r>
      </w:del>
    </w:p>
    <w:tbl>
      <w:tblPr>
        <w:tblStyle w:val="Tabellenraster"/>
        <w:tblW w:w="652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236"/>
        <w:gridCol w:w="997"/>
        <w:gridCol w:w="916"/>
        <w:gridCol w:w="917"/>
        <w:gridCol w:w="1455"/>
      </w:tblGrid>
      <w:tr>
        <w:trPr>
          <w:del w:id="81" w:author="Unknown Author" w:date="2025-10-24T12:12:27Z"/>
        </w:trPr>
        <w:tc>
          <w:tcPr>
            <w:tcW w:w="223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83" w:author="Unknown Author" w:date="2025-10-24T12:12:27Z"/>
              </w:rPr>
            </w:pPr>
            <w:del w:id="82" w:author="Unknown Author" w:date="2025-10-24T12:12:27Z">
              <w:r>
                <w:rPr>
                  <w:rFonts w:eastAsia="DengXian Light" w:cs="Calibri" w:cstheme="minorHAnsi" w:eastAsiaTheme="majorEastAsia" w:ascii="Calibri" w:hAnsi="Calibri"/>
                  <w:sz w:val="22"/>
                  <w:szCs w:val="22"/>
                  <w:lang w:val="en-GB" w:eastAsia="en-US" w:bidi="ar-SA"/>
                </w:rPr>
              </w:r>
            </w:del>
          </w:p>
        </w:tc>
        <w:tc>
          <w:tcPr>
            <w:tcW w:w="9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5" w:author="Unknown Author" w:date="2025-10-24T12:12:27Z"/>
              </w:rPr>
            </w:pPr>
            <w:del w:id="8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7" w:author="Unknown Author" w:date="2025-10-24T12:12:27Z"/>
              </w:rPr>
            </w:pPr>
            <w:del w:id="8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9" w:author="Unknown Author" w:date="2025-10-24T12:12:27Z"/>
              </w:rPr>
            </w:pPr>
            <w:del w:id="8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4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91" w:author="Unknown Author" w:date="2025-10-24T12:12:27Z"/>
              </w:rPr>
            </w:pPr>
            <w:del w:id="9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92" w:author="Unknown Author" w:date="2025-10-24T12:12:27Z"/>
        </w:trPr>
        <w:tc>
          <w:tcPr>
            <w:tcW w:w="223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94" w:author="Unknown Author" w:date="2025-10-24T12:12:27Z"/>
              </w:rPr>
            </w:pPr>
            <w:del w:id="9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9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6" w:author="Unknown Author" w:date="2025-10-24T12:12:27Z"/>
              </w:rPr>
            </w:pPr>
            <w:del w:id="9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0.0618</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8" w:author="Unknown Author" w:date="2025-10-24T12:12:27Z"/>
              </w:rPr>
            </w:pPr>
            <w:del w:id="9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0.0410</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0" w:author="Unknown Author" w:date="2025-10-24T12:12:27Z"/>
              </w:rPr>
            </w:pPr>
            <w:del w:id="9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1.51</w:delText>
              </w:r>
            </w:del>
          </w:p>
        </w:tc>
        <w:tc>
          <w:tcPr>
            <w:tcW w:w="14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2" w:author="Unknown Author" w:date="2025-10-24T12:12:27Z"/>
              </w:rPr>
            </w:pPr>
            <w:del w:id="10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0.13260</w:delText>
              </w:r>
            </w:del>
          </w:p>
        </w:tc>
      </w:tr>
      <w:tr>
        <w:trPr>
          <w:del w:id="103" w:author="Unknown Author" w:date="2025-10-24T12:12:27Z"/>
        </w:trPr>
        <w:tc>
          <w:tcPr>
            <w:tcW w:w="223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5" w:author="Unknown Author" w:date="2025-10-24T12:12:27Z"/>
              </w:rPr>
            </w:pPr>
            <w:del w:id="10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LCARTIF_sqrt</w:delText>
              </w:r>
            </w:del>
          </w:p>
        </w:tc>
        <w:tc>
          <w:tcPr>
            <w:tcW w:w="9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7" w:author="Unknown Author" w:date="2025-10-24T12:12:27Z"/>
              </w:rPr>
            </w:pPr>
            <w:del w:id="10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-0.1524</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9" w:author="Unknown Author" w:date="2025-10-24T12:12:27Z"/>
              </w:rPr>
            </w:pPr>
            <w:del w:id="10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0.0570</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1" w:author="Unknown Author" w:date="2025-10-24T12:12:27Z"/>
              </w:rPr>
            </w:pPr>
            <w:del w:id="11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-2.67</w:delText>
              </w:r>
            </w:del>
          </w:p>
        </w:tc>
        <w:tc>
          <w:tcPr>
            <w:tcW w:w="14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3" w:author="Unknown Author" w:date="2025-10-24T12:12:27Z"/>
              </w:rPr>
            </w:pPr>
            <w:del w:id="11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0.00770 **</w:delText>
              </w:r>
            </w:del>
          </w:p>
        </w:tc>
      </w:tr>
      <w:tr>
        <w:trPr>
          <w:del w:id="114" w:author="Unknown Author" w:date="2025-10-24T12:12:27Z"/>
        </w:trPr>
        <w:tc>
          <w:tcPr>
            <w:tcW w:w="223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6" w:author="Unknown Author" w:date="2025-10-24T12:12:27Z"/>
              </w:rPr>
            </w:pPr>
            <w:del w:id="11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RL_NDVI</w:delText>
              </w:r>
            </w:del>
          </w:p>
        </w:tc>
        <w:tc>
          <w:tcPr>
            <w:tcW w:w="9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8" w:author="Unknown Author" w:date="2025-10-24T12:12:27Z"/>
              </w:rPr>
            </w:pPr>
            <w:del w:id="11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0.1498</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0" w:author="Unknown Author" w:date="2025-10-24T12:12:27Z"/>
              </w:rPr>
            </w:pPr>
            <w:del w:id="11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0.0436</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2" w:author="Unknown Author" w:date="2025-10-24T12:12:27Z"/>
              </w:rPr>
            </w:pPr>
            <w:del w:id="12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3.43</w:delText>
              </w:r>
            </w:del>
          </w:p>
        </w:tc>
        <w:tc>
          <w:tcPr>
            <w:tcW w:w="14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24" w:author="Unknown Author" w:date="2025-10-24T12:12:27Z"/>
              </w:rPr>
            </w:pPr>
            <w:del w:id="12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0.00063 ***</w:delText>
              </w:r>
            </w:del>
          </w:p>
        </w:tc>
      </w:tr>
      <w:tr>
        <w:trPr>
          <w:del w:id="125" w:author="Unknown Author" w:date="2025-10-24T12:12:27Z"/>
        </w:trPr>
        <w:tc>
          <w:tcPr>
            <w:tcW w:w="223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27" w:author="Unknown Author" w:date="2025-10-24T12:12:27Z"/>
              </w:rPr>
            </w:pPr>
            <w:del w:id="12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OVDIST_sqrt</w:delText>
              </w:r>
            </w:del>
          </w:p>
        </w:tc>
        <w:tc>
          <w:tcPr>
            <w:tcW w:w="9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9" w:author="Unknown Author" w:date="2025-10-24T12:12:27Z"/>
              </w:rPr>
            </w:pPr>
            <w:del w:id="12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0.0270</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1" w:author="Unknown Author" w:date="2025-10-24T12:12:27Z"/>
              </w:rPr>
            </w:pPr>
            <w:del w:id="13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0.0452</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3" w:author="Unknown Author" w:date="2025-10-24T12:12:27Z"/>
              </w:rPr>
            </w:pPr>
            <w:del w:id="13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0.60</w:delText>
              </w:r>
            </w:del>
          </w:p>
        </w:tc>
        <w:tc>
          <w:tcPr>
            <w:tcW w:w="14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5" w:author="Unknown Author" w:date="2025-10-24T12:12:27Z"/>
              </w:rPr>
            </w:pPr>
            <w:del w:id="13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0.55112</w:delText>
              </w:r>
            </w:del>
          </w:p>
        </w:tc>
      </w:tr>
      <w:tr>
        <w:trPr>
          <w:del w:id="136" w:author="Unknown Author" w:date="2025-10-24T12:12:27Z"/>
        </w:trPr>
        <w:tc>
          <w:tcPr>
            <w:tcW w:w="223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8" w:author="Unknown Author" w:date="2025-10-24T12:12:27Z"/>
              </w:rPr>
            </w:pPr>
            <w:del w:id="13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LCARTIF_sqrt:RL_NDVI</w:delText>
              </w:r>
            </w:del>
          </w:p>
        </w:tc>
        <w:tc>
          <w:tcPr>
            <w:tcW w:w="9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40" w:author="Unknown Author" w:date="2025-10-24T12:12:27Z"/>
              </w:rPr>
            </w:pPr>
            <w:del w:id="13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0.1146</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42" w:author="Unknown Author" w:date="2025-10-24T12:12:27Z"/>
              </w:rPr>
            </w:pPr>
            <w:del w:id="14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0.0402</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44" w:author="Unknown Author" w:date="2025-10-24T12:12:27Z"/>
              </w:rPr>
            </w:pPr>
            <w:del w:id="14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2.85</w:delText>
              </w:r>
            </w:del>
          </w:p>
        </w:tc>
        <w:tc>
          <w:tcPr>
            <w:tcW w:w="14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6" w:author="Unknown Author" w:date="2025-10-24T12:12:27Z"/>
              </w:rPr>
            </w:pPr>
            <w:del w:id="14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0.00446 **</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148" w:author="Unknown Author" w:date="2025-10-24T12:12:27Z"/>
        </w:rPr>
      </w:pPr>
      <w:del w:id="147"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50" w:author="Unknown Author" w:date="2025-10-24T12:12:27Z"/>
        </w:rPr>
      </w:pPr>
      <w:del w:id="14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52" w:author="Unknown Author" w:date="2025-10-24T12:12:27Z"/>
        </w:rPr>
      </w:pPr>
      <w:del w:id="151"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54" w:author="Unknown Author" w:date="2025-10-24T12:12:27Z"/>
        </w:rPr>
      </w:pPr>
      <w:del w:id="15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0.948 on 733 degrees of freedom (9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56" w:author="Unknown Author" w:date="2025-10-24T12:12:27Z"/>
        </w:rPr>
      </w:pPr>
      <w:del w:id="155"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0.106, Adjusted R-squared: 0.101 </w:delText>
        </w:r>
      </w:del>
    </w:p>
    <w:p>
      <w:pPr>
        <w:pStyle w:val="HTMLPreformatted"/>
        <w:rPr>
          <w:rFonts w:ascii="Calibri" w:hAnsi="Calibri" w:cs="Calibri" w:asciiTheme="minorHAnsi" w:cstheme="minorHAnsi" w:hAnsiTheme="minorHAnsi"/>
          <w:sz w:val="22"/>
          <w:szCs w:val="22"/>
          <w:lang w:val="en-GB"/>
          <w:del w:id="158" w:author="Unknown Author" w:date="2025-10-24T12:12:27Z"/>
        </w:rPr>
      </w:pPr>
      <w:del w:id="157"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21.8 on 4 and 733 DF,  p-value: &lt;2e-16</w:delText>
        </w:r>
      </w:del>
    </w:p>
    <w:p>
      <w:pPr>
        <w:pStyle w:val="Normal"/>
        <w:rPr>
          <w:sz w:val="22"/>
          <w:szCs w:val="22"/>
          <w:lang w:val="en-GB"/>
          <w:del w:id="160" w:author="Unknown Author" w:date="2025-10-24T12:12:27Z"/>
        </w:rPr>
      </w:pPr>
      <w:del w:id="159" w:author="Unknown Author" w:date="2025-10-24T12:12:27Z">
        <w:r>
          <w:rPr>
            <w:sz w:val="22"/>
            <w:szCs w:val="22"/>
            <w:lang w:val="en-GB"/>
          </w:rPr>
        </w:r>
      </w:del>
    </w:p>
    <w:p>
      <w:pPr>
        <w:pStyle w:val="Normal"/>
        <w:rPr>
          <w:sz w:val="22"/>
          <w:szCs w:val="22"/>
          <w:lang w:val="en-GB"/>
          <w:del w:id="162" w:author="Unknown Author" w:date="2025-10-24T12:12:27Z"/>
        </w:rPr>
      </w:pPr>
      <w:del w:id="161" w:author="Unknown Author" w:date="2025-10-24T12:12:27Z">
        <w:r>
          <w:rPr>
            <w:sz w:val="22"/>
            <w:szCs w:val="22"/>
            <w:lang w:val="en-GB"/>
          </w:rPr>
        </w:r>
      </w:del>
    </w:p>
    <w:p>
      <w:pPr>
        <w:pStyle w:val="Normal"/>
        <w:rPr>
          <w:b/>
          <w:bCs/>
          <w:sz w:val="22"/>
          <w:szCs w:val="22"/>
          <w:lang w:val="en-GB"/>
          <w:del w:id="164" w:author="Unknown Author" w:date="2025-10-24T12:12:27Z"/>
        </w:rPr>
      </w:pPr>
      <w:del w:id="163" w:author="Unknown Author" w:date="2025-10-24T12:12:27Z">
        <w:r>
          <w:rPr>
            <w:b/>
            <w:bCs/>
            <w:sz w:val="22"/>
            <w:szCs w:val="22"/>
            <w:lang w:val="en-GB"/>
          </w:rPr>
          <w:delText>4.4.2 Overall soundscape quality (LNOISE)</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66" w:author="Unknown Author" w:date="2025-10-24T12:12:27Z"/>
        </w:rPr>
      </w:pPr>
      <w:del w:id="165"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68" w:author="Unknown Author" w:date="2025-10-24T12:12:27Z"/>
        </w:rPr>
      </w:pPr>
      <w:del w:id="167"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170" w:author="Unknown Author" w:date="2025-10-24T12:12:27Z"/>
        </w:rPr>
      </w:pPr>
      <w:del w:id="169"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S9</w:delText>
          <w:tab/>
          <w:delText>Residuals for overall soundscape quality</w:delText>
        </w:r>
      </w:del>
    </w:p>
    <w:tbl>
      <w:tblPr>
        <w:tblStyle w:val="Tabellenraster"/>
        <w:tblW w:w="4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5"/>
        <w:gridCol w:w="916"/>
        <w:gridCol w:w="917"/>
        <w:gridCol w:w="916"/>
      </w:tblGrid>
      <w:tr>
        <w:trPr>
          <w:del w:id="171"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73" w:author="Unknown Author" w:date="2025-10-24T12:12:27Z"/>
              </w:rPr>
            </w:pPr>
            <w:del w:id="17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75" w:author="Unknown Author" w:date="2025-10-24T12:12:27Z"/>
              </w:rPr>
            </w:pPr>
            <w:del w:id="17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77" w:author="Unknown Author" w:date="2025-10-24T12:12:27Z"/>
              </w:rPr>
            </w:pPr>
            <w:del w:id="17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79" w:author="Unknown Author" w:date="2025-10-24T12:12:27Z"/>
              </w:rPr>
            </w:pPr>
            <w:del w:id="17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81" w:author="Unknown Author" w:date="2025-10-24T12:12:27Z"/>
              </w:rPr>
            </w:pPr>
            <w:del w:id="18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182"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84" w:author="Unknown Author" w:date="2025-10-24T12:12:27Z"/>
              </w:rPr>
            </w:pPr>
            <w:del w:id="18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-3.999</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86" w:author="Unknown Author" w:date="2025-10-24T12:12:27Z"/>
              </w:rPr>
            </w:pPr>
            <w:del w:id="18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-0.527</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88" w:author="Unknown Author" w:date="2025-10-24T12:12:27Z"/>
              </w:rPr>
            </w:pPr>
            <w:del w:id="18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0.012</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90" w:author="Unknown Author" w:date="2025-10-24T12:12:27Z"/>
              </w:rPr>
            </w:pPr>
            <w:del w:id="18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0.676</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92" w:author="Unknown Author" w:date="2025-10-24T12:12:27Z"/>
              </w:rPr>
            </w:pPr>
            <w:del w:id="19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1.622</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194" w:author="Unknown Author" w:date="2025-10-24T12:12:27Z"/>
        </w:rPr>
      </w:pPr>
      <w:del w:id="193"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196" w:author="Unknown Author" w:date="2025-10-24T12:12:27Z"/>
        </w:rPr>
      </w:pPr>
      <w:del w:id="195"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S10</w:delText>
          <w:tab/>
          <w:delText>Coefficients of the regression analysis of overall soundscape quality</w:delText>
        </w:r>
      </w:del>
    </w:p>
    <w:tbl>
      <w:tblPr>
        <w:tblStyle w:val="Tabellenraster"/>
        <w:tblW w:w="582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98"/>
        <w:gridCol w:w="1153"/>
        <w:gridCol w:w="942"/>
        <w:gridCol w:w="915"/>
        <w:gridCol w:w="1413"/>
      </w:tblGrid>
      <w:tr>
        <w:trPr>
          <w:del w:id="197" w:author="Unknown Author" w:date="2025-10-24T12:12:27Z"/>
        </w:trPr>
        <w:tc>
          <w:tcPr>
            <w:tcW w:w="13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99" w:author="Unknown Author" w:date="2025-10-24T12:12:27Z"/>
              </w:rPr>
            </w:pPr>
            <w:del w:id="198" w:author="Unknown Author" w:date="2025-10-24T12:12:27Z">
              <w:r>
                <w:rPr>
                  <w:rFonts w:eastAsia="DengXian Light" w:cs="Calibri" w:cstheme="minorHAnsi" w:eastAsiaTheme="majorEastAsia" w:ascii="Calibri" w:hAnsi="Calibri"/>
                  <w:sz w:val="22"/>
                  <w:szCs w:val="22"/>
                  <w:lang w:val="en-GB" w:eastAsia="en-US" w:bidi="ar-SA"/>
                </w:rPr>
              </w:r>
            </w:del>
          </w:p>
        </w:tc>
        <w:tc>
          <w:tcPr>
            <w:tcW w:w="115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01" w:author="Unknown Author" w:date="2025-10-24T12:12:27Z"/>
              </w:rPr>
            </w:pPr>
            <w:del w:id="20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94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03" w:author="Unknown Author" w:date="2025-10-24T12:12:27Z"/>
              </w:rPr>
            </w:pPr>
            <w:del w:id="20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05" w:author="Unknown Author" w:date="2025-10-24T12:12:27Z"/>
              </w:rPr>
            </w:pPr>
            <w:del w:id="20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41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207" w:author="Unknown Author" w:date="2025-10-24T12:12:27Z"/>
              </w:rPr>
            </w:pPr>
            <w:del w:id="20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208" w:author="Unknown Author" w:date="2025-10-24T12:12:27Z"/>
        </w:trPr>
        <w:tc>
          <w:tcPr>
            <w:tcW w:w="13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210" w:author="Unknown Author" w:date="2025-10-24T12:12:27Z"/>
              </w:rPr>
            </w:pPr>
            <w:del w:id="20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15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12" w:author="Unknown Author" w:date="2025-10-24T12:12:27Z"/>
              </w:rPr>
            </w:pPr>
            <w:del w:id="21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-0.00097</w:delText>
              </w:r>
            </w:del>
          </w:p>
        </w:tc>
        <w:tc>
          <w:tcPr>
            <w:tcW w:w="94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14" w:author="Unknown Author" w:date="2025-10-24T12:12:27Z"/>
              </w:rPr>
            </w:pPr>
            <w:del w:id="21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0.03862</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16" w:author="Unknown Author" w:date="2025-10-24T12:12:27Z"/>
              </w:rPr>
            </w:pPr>
            <w:del w:id="21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w:delText>
              </w:r>
            </w:del>
          </w:p>
        </w:tc>
        <w:tc>
          <w:tcPr>
            <w:tcW w:w="141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218" w:author="Unknown Author" w:date="2025-10-24T12:12:27Z"/>
              </w:rPr>
            </w:pPr>
            <w:del w:id="21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0.980</w:delText>
              </w:r>
            </w:del>
          </w:p>
        </w:tc>
      </w:tr>
      <w:tr>
        <w:trPr>
          <w:del w:id="219" w:author="Unknown Author" w:date="2025-10-24T12:12:27Z"/>
        </w:trPr>
        <w:tc>
          <w:tcPr>
            <w:tcW w:w="13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221" w:author="Unknown Author" w:date="2025-10-24T12:12:27Z"/>
              </w:rPr>
            </w:pPr>
            <w:del w:id="22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LCARTIF_sqrt</w:delText>
              </w:r>
            </w:del>
          </w:p>
        </w:tc>
        <w:tc>
          <w:tcPr>
            <w:tcW w:w="115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23" w:author="Unknown Author" w:date="2025-10-24T12:12:27Z"/>
              </w:rPr>
            </w:pPr>
            <w:del w:id="22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-0.12357</w:delText>
              </w:r>
            </w:del>
          </w:p>
        </w:tc>
        <w:tc>
          <w:tcPr>
            <w:tcW w:w="94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25" w:author="Unknown Author" w:date="2025-10-24T12:12:27Z"/>
              </w:rPr>
            </w:pPr>
            <w:del w:id="22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0.04841</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27" w:author="Unknown Author" w:date="2025-10-24T12:12:27Z"/>
              </w:rPr>
            </w:pPr>
            <w:del w:id="22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-2.55</w:delText>
              </w:r>
            </w:del>
          </w:p>
        </w:tc>
        <w:tc>
          <w:tcPr>
            <w:tcW w:w="141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229" w:author="Unknown Author" w:date="2025-10-24T12:12:27Z"/>
              </w:rPr>
            </w:pPr>
            <w:del w:id="22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0.011 *</w:delText>
              </w:r>
            </w:del>
          </w:p>
        </w:tc>
      </w:tr>
      <w:tr>
        <w:trPr>
          <w:del w:id="230" w:author="Unknown Author" w:date="2025-10-24T12:12:27Z"/>
        </w:trPr>
        <w:tc>
          <w:tcPr>
            <w:tcW w:w="13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232" w:author="Unknown Author" w:date="2025-10-24T12:12:27Z"/>
              </w:rPr>
            </w:pPr>
            <w:del w:id="23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RL_NOISE</w:delText>
              </w:r>
            </w:del>
          </w:p>
        </w:tc>
        <w:tc>
          <w:tcPr>
            <w:tcW w:w="115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34" w:author="Unknown Author" w:date="2025-10-24T12:12:27Z"/>
              </w:rPr>
            </w:pPr>
            <w:del w:id="23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-0.24203</w:delText>
              </w:r>
            </w:del>
          </w:p>
        </w:tc>
        <w:tc>
          <w:tcPr>
            <w:tcW w:w="94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36" w:author="Unknown Author" w:date="2025-10-24T12:12:27Z"/>
              </w:rPr>
            </w:pPr>
            <w:del w:id="23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0.04890</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38" w:author="Unknown Author" w:date="2025-10-24T12:12:27Z"/>
              </w:rPr>
            </w:pPr>
            <w:del w:id="23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-4.95</w:delText>
              </w:r>
            </w:del>
          </w:p>
        </w:tc>
        <w:tc>
          <w:tcPr>
            <w:tcW w:w="141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240" w:author="Unknown Author" w:date="2025-10-24T12:12:27Z"/>
              </w:rPr>
            </w:pPr>
            <w:del w:id="23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9.7e-07 ***</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242" w:author="Unknown Author" w:date="2025-10-24T12:12:27Z"/>
        </w:rPr>
      </w:pPr>
      <w:del w:id="241"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244" w:author="Unknown Author" w:date="2025-10-24T12:12:27Z"/>
        </w:rPr>
      </w:pPr>
      <w:del w:id="24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246" w:author="Unknown Author" w:date="2025-10-24T12:12:27Z"/>
        </w:rPr>
      </w:pPr>
      <w:del w:id="245"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248" w:author="Unknown Author" w:date="2025-10-24T12:12:27Z"/>
        </w:rPr>
      </w:pPr>
      <w:del w:id="247"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0.945 on 596 degrees of freedom (148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250" w:author="Unknown Author" w:date="2025-10-24T12:12:27Z"/>
        </w:rPr>
      </w:pPr>
      <w:del w:id="24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0.11,  Adjusted R-squared: 0.107 </w:delText>
        </w:r>
      </w:del>
    </w:p>
    <w:p>
      <w:pPr>
        <w:pStyle w:val="HTMLPreformatted"/>
        <w:rPr>
          <w:rFonts w:ascii="Calibri" w:hAnsi="Calibri" w:cs="Calibri" w:asciiTheme="minorHAnsi" w:cstheme="minorHAnsi" w:hAnsiTheme="minorHAnsi"/>
          <w:sz w:val="22"/>
          <w:szCs w:val="22"/>
          <w:lang w:val="en-GB"/>
          <w:del w:id="252" w:author="Unknown Author" w:date="2025-10-24T12:12:27Z"/>
        </w:rPr>
      </w:pPr>
      <w:del w:id="251"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36.6 on 2 and 596 DF,  p-value: 9.79e-16</w:delText>
        </w:r>
      </w:del>
    </w:p>
    <w:p>
      <w:pPr>
        <w:pStyle w:val="Normal"/>
        <w:rPr>
          <w:sz w:val="22"/>
          <w:szCs w:val="22"/>
          <w:lang w:val="en-GB"/>
          <w:del w:id="254" w:author="Unknown Author" w:date="2025-10-24T12:12:27Z"/>
        </w:rPr>
      </w:pPr>
      <w:del w:id="253" w:author="Unknown Author" w:date="2025-10-24T12:12:27Z">
        <w:r>
          <w:rPr>
            <w:sz w:val="22"/>
            <w:szCs w:val="22"/>
            <w:lang w:val="en-GB"/>
          </w:rPr>
        </w:r>
      </w:del>
    </w:p>
    <w:p>
      <w:pPr>
        <w:pStyle w:val="Normal"/>
        <w:rPr>
          <w:sz w:val="22"/>
          <w:szCs w:val="22"/>
          <w:lang w:val="en-GB"/>
          <w:del w:id="256" w:author="Unknown Author" w:date="2025-10-24T12:12:27Z"/>
        </w:rPr>
      </w:pPr>
      <w:del w:id="255" w:author="Unknown Author" w:date="2025-10-24T12:12:27Z">
        <w:r>
          <w:rPr>
            <w:sz w:val="22"/>
            <w:szCs w:val="22"/>
            <w:lang w:val="en-GB"/>
          </w:rPr>
        </w:r>
      </w:del>
    </w:p>
    <w:p>
      <w:pPr>
        <w:pStyle w:val="Normal"/>
        <w:rPr>
          <w:sz w:val="22"/>
          <w:szCs w:val="22"/>
          <w:lang w:val="en-GB"/>
          <w:del w:id="258" w:author="Unknown Author" w:date="2025-10-24T12:12:27Z"/>
        </w:rPr>
      </w:pPr>
      <w:del w:id="257" w:author="Unknown Author" w:date="2025-10-24T12:12:27Z">
        <w:r>
          <w:rPr>
            <w:sz w:val="22"/>
            <w:szCs w:val="22"/>
            <w:lang w:val="en-GB"/>
          </w:rPr>
        </w:r>
      </w:del>
    </w:p>
    <w:p>
      <w:pPr>
        <w:pStyle w:val="Normal"/>
        <w:rPr>
          <w:b/>
          <w:bCs/>
          <w:sz w:val="22"/>
          <w:szCs w:val="22"/>
          <w:lang w:val="en-GB"/>
          <w:del w:id="260" w:author="Unknown Author" w:date="2025-10-24T12:12:27Z"/>
        </w:rPr>
      </w:pPr>
      <w:del w:id="259" w:author="Unknown Author" w:date="2025-10-24T12:12:27Z">
        <w:r>
          <w:rPr>
            <w:b/>
            <w:bCs/>
            <w:sz w:val="22"/>
            <w:szCs w:val="22"/>
            <w:lang w:val="en-GB"/>
          </w:rPr>
          <w:delText>4.4.3 Sensations (LOC_SENS)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262" w:author="Unknown Author" w:date="2025-10-24T12:12:27Z"/>
        </w:rPr>
      </w:pPr>
      <w:del w:id="261"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264" w:author="Unknown Author" w:date="2025-10-24T12:12:27Z"/>
        </w:rPr>
      </w:pPr>
      <w:del w:id="263"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266" w:author="Unknown Author" w:date="2025-10-24T12:12:27Z"/>
        </w:rPr>
      </w:pPr>
      <w:del w:id="265"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S11</w:delText>
          <w:tab/>
          <w:delText>Residuals for sensations</w:delText>
        </w:r>
      </w:del>
    </w:p>
    <w:tbl>
      <w:tblPr>
        <w:tblStyle w:val="Tabellenraster"/>
        <w:tblW w:w="4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5"/>
        <w:gridCol w:w="916"/>
        <w:gridCol w:w="917"/>
        <w:gridCol w:w="916"/>
      </w:tblGrid>
      <w:tr>
        <w:trPr>
          <w:del w:id="267"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69" w:author="Unknown Author" w:date="2025-10-24T12:12:27Z"/>
              </w:rPr>
            </w:pPr>
            <w:del w:id="26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71" w:author="Unknown Author" w:date="2025-10-24T12:12:27Z"/>
              </w:rPr>
            </w:pPr>
            <w:del w:id="27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73" w:author="Unknown Author" w:date="2025-10-24T12:12:27Z"/>
              </w:rPr>
            </w:pPr>
            <w:del w:id="27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75" w:author="Unknown Author" w:date="2025-10-24T12:12:27Z"/>
              </w:rPr>
            </w:pPr>
            <w:del w:id="27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77" w:author="Unknown Author" w:date="2025-10-24T12:12:27Z"/>
              </w:rPr>
            </w:pPr>
            <w:del w:id="27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278"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80" w:author="Unknown Author" w:date="2025-10-24T12:12:27Z"/>
              </w:rPr>
            </w:pPr>
            <w:del w:id="27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-3.319</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82" w:author="Unknown Author" w:date="2025-10-24T12:12:27Z"/>
              </w:rPr>
            </w:pPr>
            <w:del w:id="28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-0.217</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84" w:author="Unknown Author" w:date="2025-10-24T12:12:27Z"/>
              </w:rPr>
            </w:pPr>
            <w:del w:id="28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-0.007</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86" w:author="Unknown Author" w:date="2025-10-24T12:12:27Z"/>
              </w:rPr>
            </w:pPr>
            <w:del w:id="28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0.831</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88" w:author="Unknown Author" w:date="2025-10-24T12:12:27Z"/>
              </w:rPr>
            </w:pPr>
            <w:del w:id="28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1.390</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290" w:author="Unknown Author" w:date="2025-10-24T12:12:27Z"/>
        </w:rPr>
      </w:pPr>
      <w:del w:id="289"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292" w:author="Unknown Author" w:date="2025-10-24T12:12:27Z"/>
        </w:rPr>
      </w:pPr>
      <w:del w:id="291"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S12</w:delText>
          <w:tab/>
          <w:delText>Coefficients of the regression analysis of sensations</w:delText>
        </w:r>
      </w:del>
    </w:p>
    <w:tbl>
      <w:tblPr>
        <w:tblStyle w:val="Tabellenraster"/>
        <w:tblW w:w="623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97"/>
        <w:gridCol w:w="1132"/>
        <w:gridCol w:w="1135"/>
        <w:gridCol w:w="855"/>
        <w:gridCol w:w="1418"/>
      </w:tblGrid>
      <w:tr>
        <w:trPr>
          <w:del w:id="293" w:author="Unknown Author" w:date="2025-10-24T12:12:27Z"/>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295" w:author="Unknown Author" w:date="2025-10-24T12:12:27Z"/>
              </w:rPr>
            </w:pPr>
            <w:del w:id="294" w:author="Unknown Author" w:date="2025-10-24T12:12:27Z">
              <w:r>
                <w:rPr>
                  <w:rFonts w:eastAsia="DengXian Light" w:cs="Calibri" w:cstheme="minorHAnsi" w:eastAsiaTheme="majorEastAsia" w:ascii="Calibri" w:hAnsi="Calibri"/>
                  <w:sz w:val="22"/>
                  <w:szCs w:val="22"/>
                  <w:lang w:val="en-GB" w:eastAsia="en-US" w:bidi="ar-SA"/>
                </w:rPr>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97" w:author="Unknown Author" w:date="2025-10-24T12:12:27Z"/>
              </w:rPr>
            </w:pPr>
            <w:del w:id="29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1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299" w:author="Unknown Author" w:date="2025-10-24T12:12:27Z"/>
              </w:rPr>
            </w:pPr>
            <w:del w:id="29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8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01" w:author="Unknown Author" w:date="2025-10-24T12:12:27Z"/>
              </w:rPr>
            </w:pPr>
            <w:del w:id="30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303" w:author="Unknown Author" w:date="2025-10-24T12:12:27Z"/>
              </w:rPr>
            </w:pPr>
            <w:del w:id="30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304" w:author="Unknown Author" w:date="2025-10-24T12:12:27Z"/>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306" w:author="Unknown Author" w:date="2025-10-24T12:12:27Z"/>
              </w:rPr>
            </w:pPr>
            <w:del w:id="30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08" w:author="Unknown Author" w:date="2025-10-24T12:12:27Z"/>
              </w:rPr>
            </w:pPr>
            <w:del w:id="30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-0.000148</w:delText>
              </w:r>
            </w:del>
          </w:p>
        </w:tc>
        <w:tc>
          <w:tcPr>
            <w:tcW w:w="11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10" w:author="Unknown Author" w:date="2025-10-24T12:12:27Z"/>
              </w:rPr>
            </w:pPr>
            <w:del w:id="30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0.036675</w:delText>
              </w:r>
            </w:del>
          </w:p>
        </w:tc>
        <w:tc>
          <w:tcPr>
            <w:tcW w:w="8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12" w:author="Unknown Author" w:date="2025-10-24T12:12:27Z"/>
              </w:rPr>
            </w:pPr>
            <w:del w:id="31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314" w:author="Unknown Author" w:date="2025-10-24T12:12:27Z"/>
              </w:rPr>
            </w:pPr>
            <w:del w:id="31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0.99678</w:delText>
              </w:r>
            </w:del>
          </w:p>
        </w:tc>
      </w:tr>
      <w:tr>
        <w:trPr>
          <w:del w:id="315" w:author="Unknown Author" w:date="2025-10-24T12:12:27Z"/>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317" w:author="Unknown Author" w:date="2025-10-24T12:12:27Z"/>
              </w:rPr>
            </w:pPr>
            <w:del w:id="31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HETER</w:delText>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19" w:author="Unknown Author" w:date="2025-10-24T12:12:27Z"/>
              </w:rPr>
            </w:pPr>
            <w:del w:id="31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0.129769</w:delText>
              </w:r>
            </w:del>
          </w:p>
        </w:tc>
        <w:tc>
          <w:tcPr>
            <w:tcW w:w="11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21" w:author="Unknown Author" w:date="2025-10-24T12:12:27Z"/>
              </w:rPr>
            </w:pPr>
            <w:del w:id="32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0.038233</w:delText>
              </w:r>
            </w:del>
          </w:p>
        </w:tc>
        <w:tc>
          <w:tcPr>
            <w:tcW w:w="8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23" w:author="Unknown Author" w:date="2025-10-24T12:12:27Z"/>
              </w:rPr>
            </w:pPr>
            <w:del w:id="32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3.39</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325" w:author="Unknown Author" w:date="2025-10-24T12:12:27Z"/>
              </w:rPr>
            </w:pPr>
            <w:del w:id="32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0.00073 ***</w:delText>
              </w:r>
            </w:del>
          </w:p>
        </w:tc>
      </w:tr>
      <w:tr>
        <w:trPr>
          <w:del w:id="326" w:author="Unknown Author" w:date="2025-10-24T12:12:27Z"/>
        </w:trPr>
        <w:tc>
          <w:tcPr>
            <w:tcW w:w="16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328" w:author="Unknown Author" w:date="2025-10-24T12:12:27Z"/>
              </w:rPr>
            </w:pPr>
            <w:del w:id="32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STRIMP999_sqrt</w:delText>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30" w:author="Unknown Author" w:date="2025-10-24T12:12:27Z"/>
              </w:rPr>
            </w:pPr>
            <w:del w:id="32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-0.072664</w:delText>
              </w:r>
            </w:del>
          </w:p>
        </w:tc>
        <w:tc>
          <w:tcPr>
            <w:tcW w:w="11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32" w:author="Unknown Author" w:date="2025-10-24T12:12:27Z"/>
              </w:rPr>
            </w:pPr>
            <w:del w:id="33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0.038328</w:delText>
              </w:r>
            </w:del>
          </w:p>
        </w:tc>
        <w:tc>
          <w:tcPr>
            <w:tcW w:w="8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34" w:author="Unknown Author" w:date="2025-10-24T12:12:27Z"/>
              </w:rPr>
            </w:pPr>
            <w:del w:id="33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-1.90</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336" w:author="Unknown Author" w:date="2025-10-24T12:12:27Z"/>
              </w:rPr>
            </w:pPr>
            <w:del w:id="33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0.05837.</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338" w:author="Unknown Author" w:date="2025-10-24T12:12:27Z"/>
        </w:rPr>
      </w:pPr>
      <w:del w:id="337"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340" w:author="Unknown Author" w:date="2025-10-24T12:12:27Z"/>
        </w:rPr>
      </w:pPr>
      <w:del w:id="33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342" w:author="Unknown Author" w:date="2025-10-24T12:12:27Z"/>
        </w:rPr>
      </w:pPr>
      <w:del w:id="341"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344" w:author="Unknown Author" w:date="2025-10-24T12:12:27Z"/>
        </w:rPr>
      </w:pPr>
      <w:del w:id="34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0.993 on 730 degrees of freedom (14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346" w:author="Unknown Author" w:date="2025-10-24T12:12:27Z"/>
        </w:rPr>
      </w:pPr>
      <w:del w:id="345"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0.0168,  Adjusted R-squared: 0.0141 </w:delText>
        </w:r>
      </w:del>
    </w:p>
    <w:p>
      <w:pPr>
        <w:pStyle w:val="HTMLPreformatted"/>
        <w:rPr>
          <w:rFonts w:ascii="Calibri" w:hAnsi="Calibri" w:cs="Calibri" w:asciiTheme="minorHAnsi" w:cstheme="minorHAnsi" w:hAnsiTheme="minorHAnsi"/>
          <w:sz w:val="22"/>
          <w:szCs w:val="22"/>
          <w:lang w:val="en-GB"/>
          <w:del w:id="348" w:author="Unknown Author" w:date="2025-10-24T12:12:27Z"/>
        </w:rPr>
      </w:pPr>
      <w:del w:id="347"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6.22 on 2 and 730 DF, p-value: 0.00209</w:delText>
        </w:r>
      </w:del>
    </w:p>
    <w:p>
      <w:pPr>
        <w:pStyle w:val="Normal"/>
        <w:rPr>
          <w:sz w:val="22"/>
          <w:szCs w:val="22"/>
          <w:lang w:val="en-GB"/>
          <w:del w:id="350" w:author="Unknown Author" w:date="2025-10-24T12:12:27Z"/>
        </w:rPr>
      </w:pPr>
      <w:del w:id="349" w:author="Unknown Author" w:date="2025-10-24T12:12:27Z">
        <w:r>
          <w:rPr>
            <w:sz w:val="22"/>
            <w:szCs w:val="22"/>
            <w:lang w:val="en-GB"/>
          </w:rPr>
        </w:r>
      </w:del>
    </w:p>
    <w:p>
      <w:pPr>
        <w:pStyle w:val="Normal"/>
        <w:rPr>
          <w:sz w:val="22"/>
          <w:szCs w:val="22"/>
          <w:lang w:val="en-GB"/>
          <w:del w:id="352" w:author="Unknown Author" w:date="2025-10-24T12:12:27Z"/>
        </w:rPr>
      </w:pPr>
      <w:del w:id="351" w:author="Unknown Author" w:date="2025-10-24T12:12:27Z">
        <w:r>
          <w:rPr>
            <w:sz w:val="22"/>
            <w:szCs w:val="22"/>
            <w:lang w:val="en-GB"/>
          </w:rPr>
        </w:r>
      </w:del>
    </w:p>
    <w:p>
      <w:pPr>
        <w:pStyle w:val="Normal"/>
        <w:rPr>
          <w:sz w:val="22"/>
          <w:szCs w:val="22"/>
          <w:lang w:val="en-GB"/>
          <w:del w:id="354" w:author="Unknown Author" w:date="2025-10-24T12:12:27Z"/>
        </w:rPr>
      </w:pPr>
      <w:del w:id="353" w:author="Unknown Author" w:date="2025-10-24T12:12:27Z">
        <w:r>
          <w:rPr>
            <w:sz w:val="22"/>
            <w:szCs w:val="22"/>
            <w:lang w:val="en-GB"/>
          </w:rPr>
        </w:r>
      </w:del>
    </w:p>
    <w:p>
      <w:pPr>
        <w:pStyle w:val="Normal"/>
        <w:rPr>
          <w:b/>
          <w:bCs/>
          <w:sz w:val="22"/>
          <w:szCs w:val="22"/>
          <w:lang w:val="en-GB"/>
          <w:del w:id="356" w:author="Unknown Author" w:date="2025-10-24T12:12:27Z"/>
        </w:rPr>
      </w:pPr>
      <w:del w:id="355" w:author="Unknown Author" w:date="2025-10-24T12:12:27Z">
        <w:r>
          <w:rPr>
            <w:b/>
            <w:bCs/>
            <w:sz w:val="22"/>
            <w:szCs w:val="22"/>
            <w:lang w:val="en-GB"/>
          </w:rPr>
          <w:delText>4.4.4 Sounds (LOC_SOUN)</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358" w:author="Unknown Author" w:date="2025-10-24T12:12:27Z"/>
        </w:rPr>
      </w:pPr>
      <w:del w:id="357"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360" w:author="Unknown Author" w:date="2025-10-24T12:12:27Z"/>
        </w:rPr>
      </w:pPr>
      <w:del w:id="359"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362" w:author="Unknown Author" w:date="2025-10-24T12:12:27Z"/>
        </w:rPr>
      </w:pPr>
      <w:del w:id="361"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S13</w:delText>
          <w:tab/>
          <w:delText>Residuals for sounds</w:delText>
        </w:r>
      </w:del>
    </w:p>
    <w:tbl>
      <w:tblPr>
        <w:tblStyle w:val="Tabellenraster"/>
        <w:tblW w:w="4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5"/>
        <w:gridCol w:w="916"/>
        <w:gridCol w:w="917"/>
        <w:gridCol w:w="916"/>
      </w:tblGrid>
      <w:tr>
        <w:trPr>
          <w:del w:id="363"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65" w:author="Unknown Author" w:date="2025-10-24T12:12:27Z"/>
              </w:rPr>
            </w:pPr>
            <w:del w:id="36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67" w:author="Unknown Author" w:date="2025-10-24T12:12:27Z"/>
              </w:rPr>
            </w:pPr>
            <w:del w:id="36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69" w:author="Unknown Author" w:date="2025-10-24T12:12:27Z"/>
              </w:rPr>
            </w:pPr>
            <w:del w:id="36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71" w:author="Unknown Author" w:date="2025-10-24T12:12:27Z"/>
              </w:rPr>
            </w:pPr>
            <w:del w:id="37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73" w:author="Unknown Author" w:date="2025-10-24T12:12:27Z"/>
              </w:rPr>
            </w:pPr>
            <w:del w:id="37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374"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76" w:author="Unknown Author" w:date="2025-10-24T12:12:27Z"/>
              </w:rPr>
            </w:pPr>
            <w:del w:id="37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-3.623</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78" w:author="Unknown Author" w:date="2025-10-24T12:12:27Z"/>
              </w:rPr>
            </w:pPr>
            <w:del w:id="37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-0.402</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80" w:author="Unknown Author" w:date="2025-10-24T12:12:27Z"/>
              </w:rPr>
            </w:pPr>
            <w:del w:id="37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0.482</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82" w:author="Unknown Author" w:date="2025-10-24T12:12:27Z"/>
              </w:rPr>
            </w:pPr>
            <w:del w:id="38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0.698</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84" w:author="Unknown Author" w:date="2025-10-24T12:12:27Z"/>
              </w:rPr>
            </w:pPr>
            <w:del w:id="38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1.512</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386" w:author="Unknown Author" w:date="2025-10-24T12:12:27Z"/>
        </w:rPr>
      </w:pPr>
      <w:del w:id="385"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388" w:author="Unknown Author" w:date="2025-10-24T12:12:27Z"/>
        </w:rPr>
      </w:pPr>
      <w:del w:id="387"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S14</w:delText>
          <w:tab/>
          <w:delText>Coefficients of the regression analysis of sounds</w:delText>
        </w:r>
      </w:del>
    </w:p>
    <w:tbl>
      <w:tblPr>
        <w:tblStyle w:val="Tabellenraster"/>
        <w:tblW w:w="581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97"/>
        <w:gridCol w:w="1155"/>
        <w:gridCol w:w="1133"/>
        <w:gridCol w:w="735"/>
        <w:gridCol w:w="1392"/>
      </w:tblGrid>
      <w:tr>
        <w:trPr>
          <w:del w:id="389" w:author="Unknown Author" w:date="2025-10-24T12:12:27Z"/>
        </w:trPr>
        <w:tc>
          <w:tcPr>
            <w:tcW w:w="13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391" w:author="Unknown Author" w:date="2025-10-24T12:12:27Z"/>
              </w:rPr>
            </w:pPr>
            <w:del w:id="390" w:author="Unknown Author" w:date="2025-10-24T12:12:27Z">
              <w:r>
                <w:rPr>
                  <w:rFonts w:eastAsia="DengXian Light" w:cs="Calibri" w:cstheme="minorHAnsi" w:eastAsiaTheme="majorEastAsia" w:ascii="Calibri" w:hAnsi="Calibri"/>
                  <w:sz w:val="22"/>
                  <w:szCs w:val="22"/>
                  <w:lang w:val="en-GB" w:eastAsia="en-US" w:bidi="ar-SA"/>
                </w:rPr>
              </w:r>
            </w:del>
          </w:p>
        </w:tc>
        <w:tc>
          <w:tcPr>
            <w:tcW w:w="11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93" w:author="Unknown Author" w:date="2025-10-24T12:12:27Z"/>
              </w:rPr>
            </w:pPr>
            <w:del w:id="39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13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95" w:author="Unknown Author" w:date="2025-10-24T12:12:27Z"/>
              </w:rPr>
            </w:pPr>
            <w:del w:id="39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7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397" w:author="Unknown Author" w:date="2025-10-24T12:12:27Z"/>
              </w:rPr>
            </w:pPr>
            <w:del w:id="39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3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399" w:author="Unknown Author" w:date="2025-10-24T12:12:27Z"/>
              </w:rPr>
            </w:pPr>
            <w:del w:id="39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400" w:author="Unknown Author" w:date="2025-10-24T12:12:27Z"/>
        </w:trPr>
        <w:tc>
          <w:tcPr>
            <w:tcW w:w="13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402" w:author="Unknown Author" w:date="2025-10-24T12:12:27Z"/>
              </w:rPr>
            </w:pPr>
            <w:del w:id="40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1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04" w:author="Unknown Author" w:date="2025-10-24T12:12:27Z"/>
              </w:rPr>
            </w:pPr>
            <w:del w:id="40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0.000403</w:delText>
              </w:r>
            </w:del>
          </w:p>
        </w:tc>
        <w:tc>
          <w:tcPr>
            <w:tcW w:w="113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06" w:author="Unknown Author" w:date="2025-10-24T12:12:27Z"/>
              </w:rPr>
            </w:pPr>
            <w:del w:id="40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0.036322</w:delText>
              </w:r>
            </w:del>
          </w:p>
        </w:tc>
        <w:tc>
          <w:tcPr>
            <w:tcW w:w="7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08" w:author="Unknown Author" w:date="2025-10-24T12:12:27Z"/>
              </w:rPr>
            </w:pPr>
            <w:del w:id="40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0.01</w:delText>
              </w:r>
            </w:del>
          </w:p>
        </w:tc>
        <w:tc>
          <w:tcPr>
            <w:tcW w:w="13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410" w:author="Unknown Author" w:date="2025-10-24T12:12:27Z"/>
              </w:rPr>
            </w:pPr>
            <w:del w:id="40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0.9912</w:delText>
              </w:r>
            </w:del>
          </w:p>
        </w:tc>
      </w:tr>
      <w:tr>
        <w:trPr>
          <w:del w:id="411" w:author="Unknown Author" w:date="2025-10-24T12:12:27Z"/>
        </w:trPr>
        <w:tc>
          <w:tcPr>
            <w:tcW w:w="13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413" w:author="Unknown Author" w:date="2025-10-24T12:12:27Z"/>
              </w:rPr>
            </w:pPr>
            <w:del w:id="41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LCARTIF_sqrt</w:delText>
              </w:r>
            </w:del>
          </w:p>
        </w:tc>
        <w:tc>
          <w:tcPr>
            <w:tcW w:w="11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15" w:author="Unknown Author" w:date="2025-10-24T12:12:27Z"/>
              </w:rPr>
            </w:pPr>
            <w:del w:id="41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-0.175213</w:delText>
              </w:r>
            </w:del>
          </w:p>
        </w:tc>
        <w:tc>
          <w:tcPr>
            <w:tcW w:w="113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17" w:author="Unknown Author" w:date="2025-10-24T12:12:27Z"/>
              </w:rPr>
            </w:pPr>
            <w:del w:id="41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0.037180</w:delText>
              </w:r>
            </w:del>
          </w:p>
        </w:tc>
        <w:tc>
          <w:tcPr>
            <w:tcW w:w="7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19" w:author="Unknown Author" w:date="2025-10-24T12:12:27Z"/>
              </w:rPr>
            </w:pPr>
            <w:del w:id="41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-4.71</w:delText>
              </w:r>
            </w:del>
          </w:p>
        </w:tc>
        <w:tc>
          <w:tcPr>
            <w:tcW w:w="13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421" w:author="Unknown Author" w:date="2025-10-24T12:12:27Z"/>
              </w:rPr>
            </w:pPr>
            <w:del w:id="42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2.9e-06 ***</w:delText>
              </w:r>
            </w:del>
          </w:p>
        </w:tc>
      </w:tr>
      <w:tr>
        <w:trPr>
          <w:del w:id="422" w:author="Unknown Author" w:date="2025-10-24T12:12:27Z"/>
        </w:trPr>
        <w:tc>
          <w:tcPr>
            <w:tcW w:w="13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424" w:author="Unknown Author" w:date="2025-10-24T12:12:27Z"/>
              </w:rPr>
            </w:pPr>
            <w:del w:id="42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HETER</w:delText>
              </w:r>
            </w:del>
          </w:p>
        </w:tc>
        <w:tc>
          <w:tcPr>
            <w:tcW w:w="11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26" w:author="Unknown Author" w:date="2025-10-24T12:12:27Z"/>
              </w:rPr>
            </w:pPr>
            <w:del w:id="42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0.109010</w:delText>
              </w:r>
            </w:del>
          </w:p>
        </w:tc>
        <w:tc>
          <w:tcPr>
            <w:tcW w:w="113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28" w:author="Unknown Author" w:date="2025-10-24T12:12:27Z"/>
              </w:rPr>
            </w:pPr>
            <w:del w:id="42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0.037186</w:delText>
              </w:r>
            </w:del>
          </w:p>
        </w:tc>
        <w:tc>
          <w:tcPr>
            <w:tcW w:w="7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30" w:author="Unknown Author" w:date="2025-10-24T12:12:27Z"/>
              </w:rPr>
            </w:pPr>
            <w:del w:id="42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2.93</w:delText>
              </w:r>
            </w:del>
          </w:p>
        </w:tc>
        <w:tc>
          <w:tcPr>
            <w:tcW w:w="13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432" w:author="Unknown Author" w:date="2025-10-24T12:12:27Z"/>
              </w:rPr>
            </w:pPr>
            <w:del w:id="43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0.0035 **</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434" w:author="Unknown Author" w:date="2025-10-24T12:12:27Z"/>
        </w:rPr>
      </w:pPr>
      <w:del w:id="43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436" w:author="Unknown Author" w:date="2025-10-24T12:12:27Z"/>
        </w:rPr>
      </w:pPr>
      <w:del w:id="435"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438" w:author="Unknown Author" w:date="2025-10-24T12:12:27Z"/>
        </w:rPr>
      </w:pPr>
      <w:del w:id="437"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440" w:author="Unknown Author" w:date="2025-10-24T12:12:27Z"/>
        </w:rPr>
      </w:pPr>
      <w:del w:id="43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0.984 on 731 degrees of freedom (13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442" w:author="Unknown Author" w:date="2025-10-24T12:12:27Z"/>
        </w:rPr>
      </w:pPr>
      <w:del w:id="441"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Multiple R-squared: 0.0344,  Adjusted R-squared: 0.0317</w:delText>
        </w:r>
      </w:del>
    </w:p>
    <w:p>
      <w:pPr>
        <w:pStyle w:val="HTMLPreformatted"/>
        <w:rPr>
          <w:rFonts w:ascii="Calibri" w:hAnsi="Calibri" w:cs="Calibri" w:asciiTheme="minorHAnsi" w:cstheme="minorHAnsi" w:hAnsiTheme="minorHAnsi"/>
          <w:sz w:val="22"/>
          <w:szCs w:val="22"/>
          <w:lang w:val="en-GB"/>
          <w:del w:id="444" w:author="Unknown Author" w:date="2025-10-24T12:12:27Z"/>
        </w:rPr>
      </w:pPr>
      <w:del w:id="44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13 on 2 and 731 DF,  p-value: 2.82e-06</w:delText>
        </w:r>
      </w:del>
    </w:p>
    <w:p>
      <w:pPr>
        <w:pStyle w:val="Normal"/>
        <w:rPr>
          <w:sz w:val="22"/>
          <w:szCs w:val="22"/>
          <w:lang w:val="en-GB"/>
          <w:del w:id="446" w:author="Unknown Author" w:date="2025-10-24T12:12:27Z"/>
        </w:rPr>
      </w:pPr>
      <w:del w:id="445" w:author="Unknown Author" w:date="2025-10-24T12:12:27Z">
        <w:r>
          <w:rPr>
            <w:sz w:val="22"/>
            <w:szCs w:val="22"/>
            <w:lang w:val="en-GB"/>
          </w:rPr>
        </w:r>
      </w:del>
    </w:p>
    <w:p>
      <w:pPr>
        <w:pStyle w:val="Normal"/>
        <w:rPr>
          <w:sz w:val="22"/>
          <w:szCs w:val="22"/>
          <w:lang w:val="en-GB"/>
          <w:del w:id="448" w:author="Unknown Author" w:date="2025-10-24T12:12:27Z"/>
        </w:rPr>
      </w:pPr>
      <w:del w:id="447" w:author="Unknown Author" w:date="2025-10-24T12:12:27Z">
        <w:r>
          <w:rPr>
            <w:sz w:val="22"/>
            <w:szCs w:val="22"/>
            <w:lang w:val="en-GB"/>
          </w:rPr>
        </w:r>
      </w:del>
    </w:p>
    <w:p>
      <w:pPr>
        <w:pStyle w:val="Normal"/>
        <w:rPr>
          <w:sz w:val="22"/>
          <w:szCs w:val="22"/>
          <w:lang w:val="en-GB"/>
          <w:del w:id="450" w:author="Unknown Author" w:date="2025-10-24T12:12:27Z"/>
        </w:rPr>
      </w:pPr>
      <w:del w:id="449" w:author="Unknown Author" w:date="2025-10-24T12:12:27Z">
        <w:r>
          <w:rPr>
            <w:sz w:val="22"/>
            <w:szCs w:val="22"/>
            <w:lang w:val="en-GB"/>
          </w:rPr>
        </w:r>
      </w:del>
    </w:p>
    <w:p>
      <w:pPr>
        <w:pStyle w:val="Normal"/>
        <w:rPr>
          <w:b/>
          <w:bCs/>
          <w:sz w:val="22"/>
          <w:szCs w:val="22"/>
          <w:lang w:val="en-GB"/>
          <w:del w:id="452" w:author="Unknown Author" w:date="2025-10-24T12:12:27Z"/>
        </w:rPr>
      </w:pPr>
      <w:del w:id="451" w:author="Unknown Author" w:date="2025-10-24T12:12:27Z">
        <w:r>
          <w:rPr>
            <w:b/>
            <w:bCs/>
            <w:sz w:val="22"/>
            <w:szCs w:val="22"/>
            <w:lang w:val="en-GB"/>
          </w:rPr>
          <w:delText>4.4.5 Scents and odours (LOC_SCEN)</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454" w:author="Unknown Author" w:date="2025-10-24T12:12:27Z"/>
        </w:rPr>
      </w:pPr>
      <w:del w:id="45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456" w:author="Unknown Author" w:date="2025-10-24T12:12:27Z"/>
        </w:rPr>
      </w:pPr>
      <w:del w:id="455"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458" w:author="Unknown Author" w:date="2025-10-24T12:12:27Z"/>
        </w:rPr>
      </w:pPr>
      <w:del w:id="457"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S15</w:delText>
          <w:tab/>
          <w:delText>Residuals for scents and odours</w:delText>
        </w:r>
      </w:del>
    </w:p>
    <w:tbl>
      <w:tblPr>
        <w:tblStyle w:val="Tabellenraster"/>
        <w:tblW w:w="453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29"/>
        <w:gridCol w:w="913"/>
        <w:gridCol w:w="993"/>
        <w:gridCol w:w="850"/>
        <w:gridCol w:w="851"/>
      </w:tblGrid>
      <w:tr>
        <w:trPr>
          <w:del w:id="459" w:author="Unknown Author" w:date="2025-10-24T12:12:27Z"/>
        </w:trPr>
        <w:tc>
          <w:tcPr>
            <w:tcW w:w="92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61" w:author="Unknown Author" w:date="2025-10-24T12:12:27Z"/>
              </w:rPr>
            </w:pPr>
            <w:del w:id="46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63" w:author="Unknown Author" w:date="2025-10-24T12:12:27Z"/>
              </w:rPr>
            </w:pPr>
            <w:del w:id="46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65" w:author="Unknown Author" w:date="2025-10-24T12:12:27Z"/>
              </w:rPr>
            </w:pPr>
            <w:del w:id="46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67" w:author="Unknown Author" w:date="2025-10-24T12:12:27Z"/>
              </w:rPr>
            </w:pPr>
            <w:del w:id="46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69" w:author="Unknown Author" w:date="2025-10-24T12:12:27Z"/>
              </w:rPr>
            </w:pPr>
            <w:del w:id="46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470" w:author="Unknown Author" w:date="2025-10-24T12:12:27Z"/>
        </w:trPr>
        <w:tc>
          <w:tcPr>
            <w:tcW w:w="92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72" w:author="Unknown Author" w:date="2025-10-24T12:12:27Z"/>
              </w:rPr>
            </w:pPr>
            <w:del w:id="47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-3.0383</w:delText>
              </w:r>
            </w:del>
          </w:p>
        </w:tc>
        <w:tc>
          <w:tcPr>
            <w:tcW w:w="91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74" w:author="Unknown Author" w:date="2025-10-24T12:12:27Z"/>
              </w:rPr>
            </w:pPr>
            <w:del w:id="47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-0.2135</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76" w:author="Unknown Author" w:date="2025-10-24T12:12:27Z"/>
              </w:rPr>
            </w:pPr>
            <w:del w:id="47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0.0669</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78" w:author="Unknown Author" w:date="2025-10-24T12:12:27Z"/>
              </w:rPr>
            </w:pPr>
            <w:del w:id="47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0.8101</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80" w:author="Unknown Author" w:date="2025-10-24T12:12:27Z"/>
              </w:rPr>
            </w:pPr>
            <w:del w:id="47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1.8029</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482" w:author="Unknown Author" w:date="2025-10-24T12:12:27Z"/>
        </w:rPr>
      </w:pPr>
      <w:del w:id="481"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484" w:author="Unknown Author" w:date="2025-10-24T12:12:27Z"/>
        </w:rPr>
      </w:pPr>
      <w:del w:id="483"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S16</w:delText>
          <w:tab/>
          <w:delText>Coefficients of the regression analysis of scents and odours</w:delText>
        </w:r>
      </w:del>
    </w:p>
    <w:tbl>
      <w:tblPr>
        <w:tblStyle w:val="Tabellenraster"/>
        <w:tblW w:w="56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73"/>
        <w:gridCol w:w="1095"/>
        <w:gridCol w:w="1134"/>
        <w:gridCol w:w="851"/>
        <w:gridCol w:w="1417"/>
      </w:tblGrid>
      <w:tr>
        <w:trPr>
          <w:del w:id="485" w:author="Unknown Author" w:date="2025-10-24T12:12:27Z"/>
        </w:trPr>
        <w:tc>
          <w:tcPr>
            <w:tcW w:w="117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487" w:author="Unknown Author" w:date="2025-10-24T12:12:27Z"/>
              </w:rPr>
            </w:pPr>
            <w:del w:id="486" w:author="Unknown Author" w:date="2025-10-24T12:12:27Z">
              <w:r>
                <w:rPr>
                  <w:rFonts w:eastAsia="DengXian Light" w:cs="Calibri" w:cstheme="minorHAnsi" w:eastAsiaTheme="majorEastAsia" w:ascii="Calibri" w:hAnsi="Calibri"/>
                  <w:sz w:val="22"/>
                  <w:szCs w:val="22"/>
                  <w:lang w:val="en-GB" w:eastAsia="en-US" w:bidi="ar-SA"/>
                </w:rPr>
              </w:r>
            </w:del>
          </w:p>
        </w:tc>
        <w:tc>
          <w:tcPr>
            <w:tcW w:w="109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89" w:author="Unknown Author" w:date="2025-10-24T12:12:27Z"/>
              </w:rPr>
            </w:pPr>
            <w:del w:id="48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91" w:author="Unknown Author" w:date="2025-10-24T12:12:27Z"/>
              </w:rPr>
            </w:pPr>
            <w:del w:id="49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493" w:author="Unknown Author" w:date="2025-10-24T12:12:27Z"/>
              </w:rPr>
            </w:pPr>
            <w:del w:id="49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4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495" w:author="Unknown Author" w:date="2025-10-24T12:12:27Z"/>
              </w:rPr>
            </w:pPr>
            <w:del w:id="49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496" w:author="Unknown Author" w:date="2025-10-24T12:12:27Z"/>
        </w:trPr>
        <w:tc>
          <w:tcPr>
            <w:tcW w:w="117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498" w:author="Unknown Author" w:date="2025-10-24T12:12:27Z"/>
              </w:rPr>
            </w:pPr>
            <w:del w:id="49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09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00" w:author="Unknown Author" w:date="2025-10-24T12:12:27Z"/>
              </w:rPr>
            </w:pPr>
            <w:del w:id="49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-0.00114</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02" w:author="Unknown Author" w:date="2025-10-24T12:12:27Z"/>
              </w:rPr>
            </w:pPr>
            <w:del w:id="50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0.03618</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04" w:author="Unknown Author" w:date="2025-10-24T12:12:27Z"/>
              </w:rPr>
            </w:pPr>
            <w:del w:id="50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w:delText>
              </w:r>
            </w:del>
          </w:p>
        </w:tc>
        <w:tc>
          <w:tcPr>
            <w:tcW w:w="14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506" w:author="Unknown Author" w:date="2025-10-24T12:12:27Z"/>
              </w:rPr>
            </w:pPr>
            <w:del w:id="50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0.97</w:delText>
              </w:r>
            </w:del>
          </w:p>
        </w:tc>
      </w:tr>
      <w:tr>
        <w:trPr>
          <w:del w:id="507" w:author="Unknown Author" w:date="2025-10-24T12:12:27Z"/>
        </w:trPr>
        <w:tc>
          <w:tcPr>
            <w:tcW w:w="117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509" w:author="Unknown Author" w:date="2025-10-24T12:12:27Z"/>
              </w:rPr>
            </w:pPr>
            <w:del w:id="50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RL_NDVI</w:delText>
              </w:r>
            </w:del>
          </w:p>
        </w:tc>
        <w:tc>
          <w:tcPr>
            <w:tcW w:w="109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11" w:author="Unknown Author" w:date="2025-10-24T12:12:27Z"/>
              </w:rPr>
            </w:pPr>
            <w:del w:id="51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0.21701</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13" w:author="Unknown Author" w:date="2025-10-24T12:12:27Z"/>
              </w:rPr>
            </w:pPr>
            <w:del w:id="51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0.03629</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15" w:author="Unknown Author" w:date="2025-10-24T12:12:27Z"/>
              </w:rPr>
            </w:pPr>
            <w:del w:id="51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5.98</w:delText>
              </w:r>
            </w:del>
          </w:p>
        </w:tc>
        <w:tc>
          <w:tcPr>
            <w:tcW w:w="14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517" w:author="Unknown Author" w:date="2025-10-24T12:12:27Z"/>
              </w:rPr>
            </w:pPr>
            <w:del w:id="51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3.5e-09 ***</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519" w:author="Unknown Author" w:date="2025-10-24T12:12:27Z"/>
        </w:rPr>
      </w:pPr>
      <w:del w:id="518"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521" w:author="Unknown Author" w:date="2025-10-24T12:12:27Z"/>
        </w:rPr>
      </w:pPr>
      <w:del w:id="520"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523" w:author="Unknown Author" w:date="2025-10-24T12:12:27Z"/>
        </w:rPr>
      </w:pPr>
      <w:del w:id="522"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525" w:author="Unknown Author" w:date="2025-10-24T12:12:27Z"/>
        </w:rPr>
      </w:pPr>
      <w:del w:id="524"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0.977 on 727 degrees of freedom (18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527" w:author="Unknown Author" w:date="2025-10-24T12:12:27Z"/>
        </w:rPr>
      </w:pPr>
      <w:del w:id="526"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0.0469,  Adjusted R-squared: 0.0456 </w:delText>
        </w:r>
      </w:del>
    </w:p>
    <w:p>
      <w:pPr>
        <w:pStyle w:val="HTMLPreformatted"/>
        <w:rPr>
          <w:rFonts w:ascii="Calibri" w:hAnsi="Calibri" w:cs="Calibri" w:asciiTheme="minorHAnsi" w:cstheme="minorHAnsi" w:hAnsiTheme="minorHAnsi"/>
          <w:sz w:val="22"/>
          <w:szCs w:val="22"/>
          <w:lang w:val="en-GB"/>
          <w:del w:id="529" w:author="Unknown Author" w:date="2025-10-24T12:12:27Z"/>
        </w:rPr>
      </w:pPr>
      <w:del w:id="528"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35.8 on 1 and 727 DF,  p-value: 3.48e-09</w:delText>
        </w:r>
      </w:del>
    </w:p>
    <w:p>
      <w:pPr>
        <w:pStyle w:val="Normal"/>
        <w:rPr>
          <w:sz w:val="22"/>
          <w:szCs w:val="22"/>
          <w:lang w:val="en-GB"/>
          <w:del w:id="531" w:author="Unknown Author" w:date="2025-10-24T12:12:27Z"/>
        </w:rPr>
      </w:pPr>
      <w:del w:id="530" w:author="Unknown Author" w:date="2025-10-24T12:12:27Z">
        <w:r>
          <w:rPr>
            <w:sz w:val="22"/>
            <w:szCs w:val="22"/>
            <w:lang w:val="en-GB"/>
          </w:rPr>
        </w:r>
      </w:del>
    </w:p>
    <w:p>
      <w:pPr>
        <w:pStyle w:val="Normal"/>
        <w:rPr>
          <w:sz w:val="22"/>
          <w:szCs w:val="22"/>
          <w:lang w:val="en-GB"/>
          <w:del w:id="533" w:author="Unknown Author" w:date="2025-10-24T12:12:27Z"/>
        </w:rPr>
      </w:pPr>
      <w:del w:id="532" w:author="Unknown Author" w:date="2025-10-24T12:12:27Z">
        <w:r>
          <w:rPr>
            <w:sz w:val="22"/>
            <w:szCs w:val="22"/>
            <w:lang w:val="en-GB"/>
          </w:rPr>
        </w:r>
      </w:del>
    </w:p>
    <w:p>
      <w:pPr>
        <w:pStyle w:val="Normal"/>
        <w:rPr>
          <w:sz w:val="22"/>
          <w:szCs w:val="22"/>
          <w:lang w:val="en-GB"/>
          <w:del w:id="535" w:author="Unknown Author" w:date="2025-10-24T12:12:27Z"/>
        </w:rPr>
      </w:pPr>
      <w:del w:id="534" w:author="Unknown Author" w:date="2025-10-24T12:12:27Z">
        <w:r>
          <w:rPr>
            <w:sz w:val="22"/>
            <w:szCs w:val="22"/>
            <w:lang w:val="en-GB"/>
          </w:rPr>
        </w:r>
      </w:del>
    </w:p>
    <w:p>
      <w:pPr>
        <w:pStyle w:val="Normal"/>
        <w:rPr>
          <w:b/>
          <w:bCs/>
          <w:sz w:val="22"/>
          <w:szCs w:val="22"/>
          <w:lang w:val="en-GB"/>
          <w:del w:id="537" w:author="Unknown Author" w:date="2025-10-24T12:12:27Z"/>
        </w:rPr>
      </w:pPr>
      <w:del w:id="536" w:author="Unknown Author" w:date="2025-10-24T12:12:27Z">
        <w:r>
          <w:rPr>
            <w:b/>
            <w:bCs/>
            <w:sz w:val="22"/>
            <w:szCs w:val="22"/>
            <w:lang w:val="en-GB"/>
          </w:rPr>
          <w:delText>4.4.6 Visual elements (LOC_VISE)</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539" w:author="Unknown Author" w:date="2025-10-24T12:12:27Z"/>
        </w:rPr>
      </w:pPr>
      <w:del w:id="538"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541" w:author="Unknown Author" w:date="2025-10-24T12:12:27Z"/>
        </w:rPr>
      </w:pPr>
      <w:del w:id="540"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543" w:author="Unknown Author" w:date="2025-10-24T12:12:27Z"/>
        </w:rPr>
      </w:pPr>
      <w:del w:id="542"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S17</w:delText>
          <w:tab/>
          <w:delText>Residuals for visual elements</w:delText>
        </w:r>
      </w:del>
    </w:p>
    <w:tbl>
      <w:tblPr>
        <w:tblStyle w:val="Tabellenraster"/>
        <w:tblW w:w="46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29"/>
        <w:gridCol w:w="914"/>
        <w:gridCol w:w="991"/>
        <w:gridCol w:w="851"/>
        <w:gridCol w:w="993"/>
      </w:tblGrid>
      <w:tr>
        <w:trPr>
          <w:del w:id="544" w:author="Unknown Author" w:date="2025-10-24T12:12:27Z"/>
        </w:trPr>
        <w:tc>
          <w:tcPr>
            <w:tcW w:w="92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46" w:author="Unknown Author" w:date="2025-10-24T12:12:27Z"/>
              </w:rPr>
            </w:pPr>
            <w:del w:id="54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48" w:author="Unknown Author" w:date="2025-10-24T12:12:27Z"/>
              </w:rPr>
            </w:pPr>
            <w:del w:id="54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50" w:author="Unknown Author" w:date="2025-10-24T12:12:27Z"/>
              </w:rPr>
            </w:pPr>
            <w:del w:id="54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52" w:author="Unknown Author" w:date="2025-10-24T12:12:27Z"/>
              </w:rPr>
            </w:pPr>
            <w:del w:id="55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54" w:author="Unknown Author" w:date="2025-10-24T12:12:27Z"/>
              </w:rPr>
            </w:pPr>
            <w:del w:id="55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555" w:author="Unknown Author" w:date="2025-10-24T12:12:27Z"/>
        </w:trPr>
        <w:tc>
          <w:tcPr>
            <w:tcW w:w="92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57" w:author="Unknown Author" w:date="2025-10-24T12:12:27Z"/>
              </w:rPr>
            </w:pPr>
            <w:del w:id="55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-3.0692</w:delText>
              </w:r>
            </w:del>
          </w:p>
        </w:tc>
        <w:tc>
          <w:tcPr>
            <w:tcW w:w="91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59" w:author="Unknown Author" w:date="2025-10-24T12:12:27Z"/>
              </w:rPr>
            </w:pPr>
            <w:del w:id="55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-0.1488</w:delText>
              </w:r>
            </w:del>
          </w:p>
        </w:tc>
        <w:tc>
          <w:tcPr>
            <w:tcW w:w="9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61" w:author="Unknown Author" w:date="2025-10-24T12:12:27Z"/>
              </w:rPr>
            </w:pPr>
            <w:del w:id="56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-0.0235</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63" w:author="Unknown Author" w:date="2025-10-24T12:12:27Z"/>
              </w:rPr>
            </w:pPr>
            <w:del w:id="56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0.8511</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65" w:author="Unknown Author" w:date="2025-10-24T12:12:27Z"/>
              </w:rPr>
            </w:pPr>
            <w:del w:id="56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1.0861</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567" w:author="Unknown Author" w:date="2025-10-24T12:12:27Z"/>
        </w:rPr>
      </w:pPr>
      <w:del w:id="566"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sz w:val="22"/>
          <w:szCs w:val="22"/>
          <w:lang w:val="en-GB"/>
          <w:del w:id="569" w:author="Unknown Author" w:date="2025-10-24T12:12:27Z"/>
        </w:rPr>
      </w:pPr>
      <w:del w:id="568"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Table S18</w:delText>
          <w:tab/>
          <w:delText>Coefficients of the regression analysis of visual elements</w:delText>
        </w:r>
      </w:del>
    </w:p>
    <w:tbl>
      <w:tblPr>
        <w:tblStyle w:val="Tabellenraster"/>
        <w:tblW w:w="56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98"/>
        <w:gridCol w:w="1154"/>
        <w:gridCol w:w="1134"/>
        <w:gridCol w:w="991"/>
        <w:gridCol w:w="993"/>
      </w:tblGrid>
      <w:tr>
        <w:trPr>
          <w:del w:id="570" w:author="Unknown Author" w:date="2025-10-24T12:12:27Z"/>
        </w:trPr>
        <w:tc>
          <w:tcPr>
            <w:tcW w:w="13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572" w:author="Unknown Author" w:date="2025-10-24T12:12:27Z"/>
              </w:rPr>
            </w:pPr>
            <w:del w:id="571" w:author="Unknown Author" w:date="2025-10-24T12:12:27Z">
              <w:r>
                <w:rPr>
                  <w:rFonts w:eastAsia="DengXian Light" w:cs="Calibri" w:cstheme="minorHAnsi" w:eastAsiaTheme="majorEastAsia" w:ascii="Calibri" w:hAnsi="Calibri"/>
                  <w:sz w:val="22"/>
                  <w:szCs w:val="22"/>
                  <w:lang w:val="en-GB" w:eastAsia="en-US" w:bidi="ar-SA"/>
                </w:rPr>
              </w:r>
            </w:del>
          </w:p>
        </w:tc>
        <w:tc>
          <w:tcPr>
            <w:tcW w:w="115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74" w:author="Unknown Author" w:date="2025-10-24T12:12:27Z"/>
              </w:rPr>
            </w:pPr>
            <w:del w:id="57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76" w:author="Unknown Author" w:date="2025-10-24T12:12:27Z"/>
              </w:rPr>
            </w:pPr>
            <w:del w:id="57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9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78" w:author="Unknown Author" w:date="2025-10-24T12:12:27Z"/>
              </w:rPr>
            </w:pPr>
            <w:del w:id="57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580" w:author="Unknown Author" w:date="2025-10-24T12:12:27Z"/>
              </w:rPr>
            </w:pPr>
            <w:del w:id="57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581" w:author="Unknown Author" w:date="2025-10-24T12:12:27Z"/>
        </w:trPr>
        <w:tc>
          <w:tcPr>
            <w:tcW w:w="13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583" w:author="Unknown Author" w:date="2025-10-24T12:12:27Z"/>
              </w:rPr>
            </w:pPr>
            <w:del w:id="58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15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85" w:author="Unknown Author" w:date="2025-10-24T12:12:27Z"/>
              </w:rPr>
            </w:pPr>
            <w:del w:id="58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-0.000356</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87" w:author="Unknown Author" w:date="2025-10-24T12:12:27Z"/>
              </w:rPr>
            </w:pPr>
            <w:del w:id="58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0.037305</w:delText>
              </w:r>
            </w:del>
          </w:p>
        </w:tc>
        <w:tc>
          <w:tcPr>
            <w:tcW w:w="9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89" w:author="Unknown Author" w:date="2025-10-24T12:12:27Z"/>
              </w:rPr>
            </w:pPr>
            <w:del w:id="58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-0.01</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591" w:author="Unknown Author" w:date="2025-10-24T12:12:27Z"/>
              </w:rPr>
            </w:pPr>
            <w:del w:id="59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0.992</w:delText>
              </w:r>
            </w:del>
          </w:p>
        </w:tc>
      </w:tr>
      <w:tr>
        <w:trPr>
          <w:del w:id="592" w:author="Unknown Author" w:date="2025-10-24T12:12:27Z"/>
        </w:trPr>
        <w:tc>
          <w:tcPr>
            <w:tcW w:w="13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594" w:author="Unknown Author" w:date="2025-10-24T12:12:27Z"/>
              </w:rPr>
            </w:pPr>
            <w:del w:id="59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LCARTIF_sqrt</w:delText>
              </w:r>
            </w:del>
          </w:p>
        </w:tc>
        <w:tc>
          <w:tcPr>
            <w:tcW w:w="115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96" w:author="Unknown Author" w:date="2025-10-24T12:12:27Z"/>
              </w:rPr>
            </w:pPr>
            <w:del w:id="59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-0.071106</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598" w:author="Unknown Author" w:date="2025-10-24T12:12:27Z"/>
              </w:rPr>
            </w:pPr>
            <w:del w:id="59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0.037580</w:delText>
              </w:r>
            </w:del>
          </w:p>
        </w:tc>
        <w:tc>
          <w:tcPr>
            <w:tcW w:w="9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00" w:author="Unknown Author" w:date="2025-10-24T12:12:27Z"/>
              </w:rPr>
            </w:pPr>
            <w:del w:id="59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-1.89</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602" w:author="Unknown Author" w:date="2025-10-24T12:12:27Z"/>
              </w:rPr>
            </w:pPr>
            <w:del w:id="60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0.059 .</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604" w:author="Unknown Author" w:date="2025-10-24T12:12:27Z"/>
        </w:rPr>
      </w:pPr>
      <w:del w:id="60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606" w:author="Unknown Author" w:date="2025-10-24T12:12:27Z"/>
        </w:rPr>
      </w:pPr>
      <w:del w:id="605"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608" w:author="Unknown Author" w:date="2025-10-24T12:12:27Z"/>
        </w:rPr>
      </w:pPr>
      <w:del w:id="607"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610" w:author="Unknown Author" w:date="2025-10-24T12:12:27Z"/>
        </w:rPr>
      </w:pPr>
      <w:del w:id="60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0.998 on 714 degrees of freedom (31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612" w:author="Unknown Author" w:date="2025-10-24T12:12:27Z"/>
        </w:rPr>
      </w:pPr>
      <w:del w:id="611"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0.00499,  Adjusted R-squared: 0.0036 </w:delText>
        </w:r>
      </w:del>
    </w:p>
    <w:p>
      <w:pPr>
        <w:pStyle w:val="HTMLPreformatted"/>
        <w:rPr>
          <w:rFonts w:ascii="Calibri" w:hAnsi="Calibri" w:cs="Calibri" w:asciiTheme="minorHAnsi" w:cstheme="minorHAnsi" w:hAnsiTheme="minorHAnsi"/>
          <w:sz w:val="22"/>
          <w:szCs w:val="22"/>
          <w:lang w:val="en-GB"/>
          <w:del w:id="614" w:author="Unknown Author" w:date="2025-10-24T12:12:27Z"/>
        </w:rPr>
      </w:pPr>
      <w:del w:id="61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3.58 on 1 and 714 DF,  p-value: 0.0589</w:delText>
        </w:r>
      </w:del>
    </w:p>
    <w:p>
      <w:pPr>
        <w:pStyle w:val="Normal"/>
        <w:rPr>
          <w:sz w:val="22"/>
          <w:szCs w:val="22"/>
          <w:lang w:val="en-GB"/>
          <w:del w:id="616" w:author="Unknown Author" w:date="2025-10-24T12:12:27Z"/>
        </w:rPr>
      </w:pPr>
      <w:del w:id="615" w:author="Unknown Author" w:date="2025-10-24T12:12:27Z">
        <w:r>
          <w:rPr>
            <w:sz w:val="22"/>
            <w:szCs w:val="22"/>
            <w:lang w:val="en-GB"/>
          </w:rPr>
        </w:r>
      </w:del>
    </w:p>
    <w:p>
      <w:pPr>
        <w:pStyle w:val="Normal"/>
        <w:rPr>
          <w:sz w:val="22"/>
          <w:szCs w:val="22"/>
          <w:lang w:val="en-GB"/>
          <w:del w:id="618" w:author="Unknown Author" w:date="2025-10-24T12:12:27Z"/>
        </w:rPr>
      </w:pPr>
      <w:del w:id="617" w:author="Unknown Author" w:date="2025-10-24T12:12:27Z">
        <w:r>
          <w:rPr>
            <w:sz w:val="22"/>
            <w:szCs w:val="22"/>
            <w:lang w:val="en-GB"/>
          </w:rPr>
        </w:r>
      </w:del>
    </w:p>
    <w:p>
      <w:pPr>
        <w:pStyle w:val="Normal"/>
        <w:rPr>
          <w:sz w:val="22"/>
          <w:szCs w:val="22"/>
          <w:lang w:val="en-GB"/>
          <w:del w:id="620" w:author="Unknown Author" w:date="2025-10-24T12:12:27Z"/>
        </w:rPr>
      </w:pPr>
      <w:del w:id="619" w:author="Unknown Author" w:date="2025-10-24T12:12:27Z">
        <w:r>
          <w:rPr>
            <w:sz w:val="22"/>
            <w:szCs w:val="22"/>
            <w:lang w:val="en-GB"/>
          </w:rPr>
        </w:r>
      </w:del>
    </w:p>
    <w:p>
      <w:pPr>
        <w:pStyle w:val="Normal"/>
        <w:rPr>
          <w:b/>
          <w:bCs/>
          <w:sz w:val="22"/>
          <w:szCs w:val="22"/>
          <w:lang w:val="en-GB"/>
          <w:del w:id="622" w:author="Unknown Author" w:date="2025-10-24T12:12:27Z"/>
        </w:rPr>
      </w:pPr>
      <w:del w:id="621" w:author="Unknown Author" w:date="2025-10-24T12:12:27Z">
        <w:r>
          <w:rPr>
            <w:b/>
            <w:bCs/>
            <w:sz w:val="22"/>
            <w:szCs w:val="22"/>
            <w:lang w:val="en-GB"/>
          </w:rPr>
          <w:delText>4.4.7 Vegetation and its changes (LOC_VEGE)</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624" w:author="Unknown Author" w:date="2025-10-24T12:12:27Z"/>
        </w:rPr>
      </w:pPr>
      <w:del w:id="62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626" w:author="Unknown Author" w:date="2025-10-24T12:12:27Z"/>
        </w:rPr>
      </w:pPr>
      <w:del w:id="625"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628" w:author="Unknown Author" w:date="2025-10-24T12:12:27Z"/>
        </w:rPr>
      </w:pPr>
      <w:del w:id="627"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S19</w:delText>
          <w:tab/>
          <w:delText>Residuals for vegetation and its changes</w:delText>
        </w:r>
      </w:del>
    </w:p>
    <w:tbl>
      <w:tblPr>
        <w:tblStyle w:val="Tabellenraster"/>
        <w:tblW w:w="4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5"/>
        <w:gridCol w:w="916"/>
        <w:gridCol w:w="917"/>
        <w:gridCol w:w="916"/>
      </w:tblGrid>
      <w:tr>
        <w:trPr>
          <w:del w:id="629"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31" w:author="Unknown Author" w:date="2025-10-24T12:12:27Z"/>
              </w:rPr>
            </w:pPr>
            <w:del w:id="63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33" w:author="Unknown Author" w:date="2025-10-24T12:12:27Z"/>
              </w:rPr>
            </w:pPr>
            <w:del w:id="63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35" w:author="Unknown Author" w:date="2025-10-24T12:12:27Z"/>
              </w:rPr>
            </w:pPr>
            <w:del w:id="63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37" w:author="Unknown Author" w:date="2025-10-24T12:12:27Z"/>
              </w:rPr>
            </w:pPr>
            <w:del w:id="63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39" w:author="Unknown Author" w:date="2025-10-24T12:12:27Z"/>
              </w:rPr>
            </w:pPr>
            <w:del w:id="63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640"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42" w:author="Unknown Author" w:date="2025-10-24T12:12:27Z"/>
              </w:rPr>
            </w:pPr>
            <w:del w:id="64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-3.971</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44" w:author="Unknown Author" w:date="2025-10-24T12:12:27Z"/>
              </w:rPr>
            </w:pPr>
            <w:del w:id="64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-0.492</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46" w:author="Unknown Author" w:date="2025-10-24T12:12:27Z"/>
              </w:rPr>
            </w:pPr>
            <w:del w:id="64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0.443</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48" w:author="Unknown Author" w:date="2025-10-24T12:12:27Z"/>
              </w:rPr>
            </w:pPr>
            <w:del w:id="64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0.706</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50" w:author="Unknown Author" w:date="2025-10-24T12:12:27Z"/>
              </w:rPr>
            </w:pPr>
            <w:del w:id="64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1.599</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652" w:author="Unknown Author" w:date="2025-10-24T12:12:27Z"/>
        </w:rPr>
      </w:pPr>
      <w:del w:id="651"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654" w:author="Unknown Author" w:date="2025-10-24T12:12:27Z"/>
        </w:rPr>
      </w:pPr>
      <w:del w:id="653"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S20</w:delText>
          <w:tab/>
          <w:delText>Coefficients of the regression analysis of vegetation and its changes</w:delText>
        </w:r>
      </w:del>
    </w:p>
    <w:tbl>
      <w:tblPr>
        <w:tblStyle w:val="Tabellenraster"/>
        <w:tblW w:w="581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455"/>
        <w:gridCol w:w="998"/>
        <w:gridCol w:w="1091"/>
        <w:gridCol w:w="992"/>
        <w:gridCol w:w="1276"/>
      </w:tblGrid>
      <w:tr>
        <w:trPr>
          <w:del w:id="655" w:author="Unknown Author" w:date="2025-10-24T12:12:27Z"/>
        </w:trPr>
        <w:tc>
          <w:tcPr>
            <w:tcW w:w="14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657" w:author="Unknown Author" w:date="2025-10-24T12:12:27Z"/>
              </w:rPr>
            </w:pPr>
            <w:del w:id="656" w:author="Unknown Author" w:date="2025-10-24T12:12:27Z">
              <w:r>
                <w:rPr>
                  <w:rFonts w:eastAsia="DengXian Light" w:cs="Calibri" w:cstheme="minorHAnsi" w:eastAsiaTheme="majorEastAsia" w:ascii="Calibri" w:hAnsi="Calibri"/>
                  <w:sz w:val="22"/>
                  <w:szCs w:val="22"/>
                  <w:lang w:val="en-GB" w:eastAsia="en-US" w:bidi="ar-SA"/>
                </w:rPr>
              </w:r>
            </w:del>
          </w:p>
        </w:tc>
        <w:tc>
          <w:tcPr>
            <w:tcW w:w="9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59" w:author="Unknown Author" w:date="2025-10-24T12:12:27Z"/>
              </w:rPr>
            </w:pPr>
            <w:del w:id="65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0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61" w:author="Unknown Author" w:date="2025-10-24T12:12:27Z"/>
              </w:rPr>
            </w:pPr>
            <w:del w:id="66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63" w:author="Unknown Author" w:date="2025-10-24T12:12:27Z"/>
              </w:rPr>
            </w:pPr>
            <w:del w:id="66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665" w:author="Unknown Author" w:date="2025-10-24T12:12:27Z"/>
              </w:rPr>
            </w:pPr>
            <w:del w:id="66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666" w:author="Unknown Author" w:date="2025-10-24T12:12:27Z"/>
        </w:trPr>
        <w:tc>
          <w:tcPr>
            <w:tcW w:w="14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668" w:author="Unknown Author" w:date="2025-10-24T12:12:27Z"/>
              </w:rPr>
            </w:pPr>
            <w:del w:id="66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9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70" w:author="Unknown Author" w:date="2025-10-24T12:12:27Z"/>
              </w:rPr>
            </w:pPr>
            <w:del w:id="66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-0.0192</w:delText>
              </w:r>
            </w:del>
          </w:p>
        </w:tc>
        <w:tc>
          <w:tcPr>
            <w:tcW w:w="10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72" w:author="Unknown Author" w:date="2025-10-24T12:12:27Z"/>
              </w:rPr>
            </w:pPr>
            <w:del w:id="67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0.0378</w:delText>
              </w:r>
            </w:del>
          </w:p>
        </w:tc>
        <w:tc>
          <w:tcPr>
            <w:tcW w:w="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74" w:author="Unknown Author" w:date="2025-10-24T12:12:27Z"/>
              </w:rPr>
            </w:pPr>
            <w:del w:id="67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-0.51</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676" w:author="Unknown Author" w:date="2025-10-24T12:12:27Z"/>
              </w:rPr>
            </w:pPr>
            <w:del w:id="67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0.6111</w:delText>
              </w:r>
            </w:del>
          </w:p>
        </w:tc>
      </w:tr>
      <w:tr>
        <w:trPr>
          <w:del w:id="677" w:author="Unknown Author" w:date="2025-10-24T12:12:27Z"/>
        </w:trPr>
        <w:tc>
          <w:tcPr>
            <w:tcW w:w="14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679" w:author="Unknown Author" w:date="2025-10-24T12:12:27Z"/>
              </w:rPr>
            </w:pPr>
            <w:del w:id="67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RL_NDVI</w:delText>
              </w:r>
            </w:del>
          </w:p>
        </w:tc>
        <w:tc>
          <w:tcPr>
            <w:tcW w:w="9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81" w:author="Unknown Author" w:date="2025-10-24T12:12:27Z"/>
              </w:rPr>
            </w:pPr>
            <w:del w:id="68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0.2195</w:delText>
              </w:r>
            </w:del>
          </w:p>
        </w:tc>
        <w:tc>
          <w:tcPr>
            <w:tcW w:w="10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83" w:author="Unknown Author" w:date="2025-10-24T12:12:27Z"/>
              </w:rPr>
            </w:pPr>
            <w:del w:id="68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0.0382</w:delText>
              </w:r>
            </w:del>
          </w:p>
        </w:tc>
        <w:tc>
          <w:tcPr>
            <w:tcW w:w="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85" w:author="Unknown Author" w:date="2025-10-24T12:12:27Z"/>
              </w:rPr>
            </w:pPr>
            <w:del w:id="68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5.75</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687" w:author="Unknown Author" w:date="2025-10-24T12:12:27Z"/>
              </w:rPr>
            </w:pPr>
            <w:del w:id="68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1.4e-08 ***</w:delText>
              </w:r>
            </w:del>
          </w:p>
        </w:tc>
      </w:tr>
      <w:tr>
        <w:trPr>
          <w:del w:id="688" w:author="Unknown Author" w:date="2025-10-24T12:12:27Z"/>
        </w:trPr>
        <w:tc>
          <w:tcPr>
            <w:tcW w:w="14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690" w:author="Unknown Author" w:date="2025-10-24T12:12:27Z"/>
              </w:rPr>
            </w:pPr>
            <w:del w:id="68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JNYTIME_sqrt</w:delText>
              </w:r>
            </w:del>
          </w:p>
        </w:tc>
        <w:tc>
          <w:tcPr>
            <w:tcW w:w="99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92" w:author="Unknown Author" w:date="2025-10-24T12:12:27Z"/>
              </w:rPr>
            </w:pPr>
            <w:del w:id="69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-0.1139</w:delText>
              </w:r>
            </w:del>
          </w:p>
        </w:tc>
        <w:tc>
          <w:tcPr>
            <w:tcW w:w="10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94" w:author="Unknown Author" w:date="2025-10-24T12:12:27Z"/>
              </w:rPr>
            </w:pPr>
            <w:del w:id="69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0.0379</w:delText>
              </w:r>
            </w:del>
          </w:p>
        </w:tc>
        <w:tc>
          <w:tcPr>
            <w:tcW w:w="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696" w:author="Unknown Author" w:date="2025-10-24T12:12:27Z"/>
              </w:rPr>
            </w:pPr>
            <w:del w:id="69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-3.01</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698" w:author="Unknown Author" w:date="2025-10-24T12:12:27Z"/>
              </w:rPr>
            </w:pPr>
            <w:del w:id="69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 xml:space="preserve">0.0027 ** </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700" w:author="Unknown Author" w:date="2025-10-24T12:12:27Z"/>
        </w:rPr>
      </w:pPr>
      <w:del w:id="69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702" w:author="Unknown Author" w:date="2025-10-24T12:12:27Z"/>
        </w:rPr>
      </w:pPr>
      <w:del w:id="701"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704" w:author="Unknown Author" w:date="2025-10-24T12:12:27Z"/>
        </w:rPr>
      </w:pPr>
      <w:del w:id="703"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706" w:author="Unknown Author" w:date="2025-10-24T12:12:27Z"/>
        </w:rPr>
      </w:pPr>
      <w:del w:id="705"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0.98 on 671 degrees of freedom (73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708" w:author="Unknown Author" w:date="2025-10-24T12:12:27Z"/>
        </w:rPr>
      </w:pPr>
      <w:del w:id="707"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0.0549,  Adjusted R-squared: 0.052 </w:delText>
        </w:r>
      </w:del>
    </w:p>
    <w:p>
      <w:pPr>
        <w:pStyle w:val="HTMLPreformatted"/>
        <w:rPr>
          <w:rFonts w:ascii="Calibri" w:hAnsi="Calibri" w:cs="Calibri" w:asciiTheme="minorHAnsi" w:cstheme="minorHAnsi" w:hAnsiTheme="minorHAnsi"/>
          <w:sz w:val="22"/>
          <w:szCs w:val="22"/>
          <w:lang w:val="en-GB"/>
          <w:del w:id="710" w:author="Unknown Author" w:date="2025-10-24T12:12:27Z"/>
        </w:rPr>
      </w:pPr>
      <w:del w:id="70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19.5 on 2 and 671 DF,  p-value: 6.03e-09</w:delText>
        </w:r>
      </w:del>
    </w:p>
    <w:p>
      <w:pPr>
        <w:pStyle w:val="Normal"/>
        <w:rPr>
          <w:sz w:val="22"/>
          <w:szCs w:val="22"/>
          <w:lang w:val="en-GB"/>
          <w:del w:id="712" w:author="Unknown Author" w:date="2025-10-24T12:12:27Z"/>
        </w:rPr>
      </w:pPr>
      <w:del w:id="711" w:author="Unknown Author" w:date="2025-10-24T12:12:27Z">
        <w:r>
          <w:rPr>
            <w:sz w:val="22"/>
            <w:szCs w:val="22"/>
            <w:lang w:val="en-GB"/>
          </w:rPr>
        </w:r>
      </w:del>
    </w:p>
    <w:p>
      <w:pPr>
        <w:pStyle w:val="Normal"/>
        <w:rPr>
          <w:sz w:val="22"/>
          <w:szCs w:val="22"/>
          <w:lang w:val="en-GB"/>
          <w:del w:id="714" w:author="Unknown Author" w:date="2025-10-24T12:12:27Z"/>
        </w:rPr>
      </w:pPr>
      <w:del w:id="713" w:author="Unknown Author" w:date="2025-10-24T12:12:27Z">
        <w:r>
          <w:rPr>
            <w:sz w:val="22"/>
            <w:szCs w:val="22"/>
            <w:lang w:val="en-GB"/>
          </w:rPr>
        </w:r>
      </w:del>
    </w:p>
    <w:p>
      <w:pPr>
        <w:pStyle w:val="Normal"/>
        <w:rPr>
          <w:sz w:val="22"/>
          <w:szCs w:val="22"/>
          <w:lang w:val="en-GB"/>
          <w:del w:id="716" w:author="Unknown Author" w:date="2025-10-24T12:12:27Z"/>
        </w:rPr>
      </w:pPr>
      <w:del w:id="715" w:author="Unknown Author" w:date="2025-10-24T12:12:27Z">
        <w:r>
          <w:rPr>
            <w:sz w:val="22"/>
            <w:szCs w:val="22"/>
            <w:lang w:val="en-GB"/>
          </w:rPr>
        </w:r>
      </w:del>
    </w:p>
    <w:p>
      <w:pPr>
        <w:pStyle w:val="Normal"/>
        <w:rPr>
          <w:b/>
          <w:bCs/>
          <w:sz w:val="22"/>
          <w:szCs w:val="22"/>
          <w:lang w:val="en-GB"/>
          <w:del w:id="718" w:author="Unknown Author" w:date="2025-10-24T12:12:27Z"/>
        </w:rPr>
      </w:pPr>
      <w:del w:id="717" w:author="Unknown Author" w:date="2025-10-24T12:12:27Z">
        <w:r>
          <w:rPr>
            <w:b/>
            <w:bCs/>
            <w:sz w:val="22"/>
            <w:szCs w:val="22"/>
            <w:lang w:val="en-GB"/>
          </w:rPr>
          <w:delText>4.4.8 Wild animals (LOC_FAUN)</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720" w:author="Unknown Author" w:date="2025-10-24T12:12:27Z"/>
        </w:rPr>
      </w:pPr>
      <w:del w:id="71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722" w:author="Unknown Author" w:date="2025-10-24T12:12:27Z"/>
        </w:rPr>
      </w:pPr>
      <w:del w:id="721"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724" w:author="Unknown Author" w:date="2025-10-24T12:12:27Z"/>
        </w:rPr>
      </w:pPr>
      <w:del w:id="723"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S21</w:delText>
          <w:tab/>
          <w:delText>Residuals for wild animals</w:delText>
        </w:r>
      </w:del>
    </w:p>
    <w:tbl>
      <w:tblPr>
        <w:tblStyle w:val="Tabellenraster"/>
        <w:tblW w:w="4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5"/>
        <w:gridCol w:w="916"/>
        <w:gridCol w:w="917"/>
        <w:gridCol w:w="916"/>
      </w:tblGrid>
      <w:tr>
        <w:trPr>
          <w:del w:id="725"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27" w:author="Unknown Author" w:date="2025-10-24T12:12:27Z"/>
              </w:rPr>
            </w:pPr>
            <w:del w:id="72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29" w:author="Unknown Author" w:date="2025-10-24T12:12:27Z"/>
              </w:rPr>
            </w:pPr>
            <w:del w:id="72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31" w:author="Unknown Author" w:date="2025-10-24T12:12:27Z"/>
              </w:rPr>
            </w:pPr>
            <w:del w:id="73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33" w:author="Unknown Author" w:date="2025-10-24T12:12:27Z"/>
              </w:rPr>
            </w:pPr>
            <w:del w:id="73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35" w:author="Unknown Author" w:date="2025-10-24T12:12:27Z"/>
              </w:rPr>
            </w:pPr>
            <w:del w:id="73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736"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38" w:author="Unknown Author" w:date="2025-10-24T12:12:27Z"/>
              </w:rPr>
            </w:pPr>
            <w:del w:id="73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-1.898</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40" w:author="Unknown Author" w:date="2025-10-24T12:12:27Z"/>
              </w:rPr>
            </w:pPr>
            <w:del w:id="73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-0.914</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42" w:author="Unknown Author" w:date="2025-10-24T12:12:27Z"/>
              </w:rPr>
            </w:pPr>
            <w:del w:id="74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0.300</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44" w:author="Unknown Author" w:date="2025-10-24T12:12:27Z"/>
              </w:rPr>
            </w:pPr>
            <w:del w:id="74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0.796</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746" w:author="Unknown Author" w:date="2025-10-24T12:12:27Z"/>
              </w:rPr>
            </w:pPr>
            <w:del w:id="74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1.744</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748" w:author="Unknown Author" w:date="2025-10-24T12:12:27Z"/>
        </w:rPr>
      </w:pPr>
      <w:del w:id="747"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750" w:author="Unknown Author" w:date="2025-10-24T12:12:27Z"/>
        </w:rPr>
      </w:pPr>
      <w:del w:id="749"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S22</w:delText>
          <w:tab/>
          <w:delText>Coefficients of the regression analysis of wild animals</w:delText>
        </w:r>
      </w:del>
    </w:p>
    <w:tbl>
      <w:tblPr>
        <w:tblStyle w:val="Tabellenraster"/>
        <w:tblW w:w="581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97"/>
        <w:gridCol w:w="1155"/>
        <w:gridCol w:w="1133"/>
        <w:gridCol w:w="851"/>
        <w:gridCol w:w="1276"/>
      </w:tblGrid>
      <w:tr>
        <w:trPr>
          <w:del w:id="751" w:author="Unknown Author" w:date="2025-10-24T12:12:27Z"/>
        </w:trPr>
        <w:tc>
          <w:tcPr>
            <w:tcW w:w="13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53" w:author="Unknown Author" w:date="2025-10-24T12:12:27Z"/>
              </w:rPr>
            </w:pPr>
            <w:del w:id="752" w:author="Unknown Author" w:date="2025-10-24T12:12:27Z">
              <w:r>
                <w:rPr>
                  <w:rFonts w:eastAsia="DengXian Light" w:cs="Calibri" w:cstheme="minorHAnsi" w:eastAsiaTheme="majorEastAsia" w:ascii="Calibri" w:hAnsi="Calibri"/>
                  <w:sz w:val="22"/>
                  <w:szCs w:val="22"/>
                  <w:lang w:val="en-GB" w:eastAsia="en-US" w:bidi="ar-SA"/>
                </w:rPr>
              </w:r>
            </w:del>
          </w:p>
        </w:tc>
        <w:tc>
          <w:tcPr>
            <w:tcW w:w="11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55" w:author="Unknown Author" w:date="2025-10-24T12:12:27Z"/>
              </w:rPr>
            </w:pPr>
            <w:del w:id="75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13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57" w:author="Unknown Author" w:date="2025-10-24T12:12:27Z"/>
              </w:rPr>
            </w:pPr>
            <w:del w:id="75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59" w:author="Unknown Author" w:date="2025-10-24T12:12:27Z"/>
              </w:rPr>
            </w:pPr>
            <w:del w:id="75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61" w:author="Unknown Author" w:date="2025-10-24T12:12:27Z"/>
              </w:rPr>
            </w:pPr>
            <w:del w:id="76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762" w:author="Unknown Author" w:date="2025-10-24T12:12:27Z"/>
        </w:trPr>
        <w:tc>
          <w:tcPr>
            <w:tcW w:w="13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64" w:author="Unknown Author" w:date="2025-10-24T12:12:27Z"/>
              </w:rPr>
            </w:pPr>
            <w:del w:id="76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1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66" w:author="Unknown Author" w:date="2025-10-24T12:12:27Z"/>
              </w:rPr>
            </w:pPr>
            <w:del w:id="76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-0.00127</w:delText>
              </w:r>
            </w:del>
          </w:p>
        </w:tc>
        <w:tc>
          <w:tcPr>
            <w:tcW w:w="113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68" w:author="Unknown Author" w:date="2025-10-24T12:12:27Z"/>
              </w:rPr>
            </w:pPr>
            <w:del w:id="76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0.03685</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70" w:author="Unknown Author" w:date="2025-10-24T12:12:27Z"/>
              </w:rPr>
            </w:pPr>
            <w:del w:id="76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72" w:author="Unknown Author" w:date="2025-10-24T12:12:27Z"/>
              </w:rPr>
            </w:pPr>
            <w:del w:id="77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0.97</w:delText>
              </w:r>
            </w:del>
          </w:p>
        </w:tc>
      </w:tr>
      <w:tr>
        <w:trPr>
          <w:del w:id="773" w:author="Unknown Author" w:date="2025-10-24T12:12:27Z"/>
        </w:trPr>
        <w:tc>
          <w:tcPr>
            <w:tcW w:w="139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75" w:author="Unknown Author" w:date="2025-10-24T12:12:27Z"/>
              </w:rPr>
            </w:pPr>
            <w:del w:id="77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LCARTIF_sqrt</w:delText>
              </w:r>
            </w:del>
          </w:p>
        </w:tc>
        <w:tc>
          <w:tcPr>
            <w:tcW w:w="115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77" w:author="Unknown Author" w:date="2025-10-24T12:12:27Z"/>
              </w:rPr>
            </w:pPr>
            <w:del w:id="77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-0.21409</w:delText>
              </w:r>
            </w:del>
          </w:p>
        </w:tc>
        <w:tc>
          <w:tcPr>
            <w:tcW w:w="113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79" w:author="Unknown Author" w:date="2025-10-24T12:12:27Z"/>
              </w:rPr>
            </w:pPr>
            <w:del w:id="77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0.03697</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81" w:author="Unknown Author" w:date="2025-10-24T12:12:27Z"/>
              </w:rPr>
            </w:pPr>
            <w:del w:id="78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-5.79</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783" w:author="Unknown Author" w:date="2025-10-24T12:12:27Z"/>
              </w:rPr>
            </w:pPr>
            <w:del w:id="78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1.1e-08 ***</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785" w:author="Unknown Author" w:date="2025-10-24T12:12:27Z"/>
        </w:rPr>
      </w:pPr>
      <w:del w:id="784"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787" w:author="Unknown Author" w:date="2025-10-24T12:12:27Z"/>
        </w:rPr>
      </w:pPr>
      <w:del w:id="786"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789" w:author="Unknown Author" w:date="2025-10-24T12:12:27Z"/>
        </w:rPr>
      </w:pPr>
      <w:del w:id="788"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791" w:author="Unknown Author" w:date="2025-10-24T12:12:27Z"/>
        </w:rPr>
      </w:pPr>
      <w:del w:id="790"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0.978 on 702 degrees of freedom (43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793" w:author="Unknown Author" w:date="2025-10-24T12:12:27Z"/>
        </w:rPr>
      </w:pPr>
      <w:del w:id="792"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0.0456,  Adjusted R-squared: 0.0442 </w:delText>
        </w:r>
      </w:del>
    </w:p>
    <w:p>
      <w:pPr>
        <w:pStyle w:val="HTMLPreformatted"/>
        <w:rPr>
          <w:rFonts w:ascii="Calibri" w:hAnsi="Calibri" w:cs="Calibri" w:asciiTheme="minorHAnsi" w:cstheme="minorHAnsi" w:hAnsiTheme="minorHAnsi"/>
          <w:sz w:val="22"/>
          <w:szCs w:val="22"/>
          <w:lang w:val="en-GB"/>
          <w:del w:id="795" w:author="Unknown Author" w:date="2025-10-24T12:12:27Z"/>
        </w:rPr>
      </w:pPr>
      <w:del w:id="794"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33.5 on 1 and 702 DF,  p-value: 1.05e-08</w:delText>
        </w:r>
      </w:del>
    </w:p>
    <w:p>
      <w:pPr>
        <w:pStyle w:val="Normal"/>
        <w:rPr>
          <w:sz w:val="22"/>
          <w:szCs w:val="22"/>
          <w:lang w:val="en-GB"/>
          <w:del w:id="797" w:author="Unknown Author" w:date="2025-10-24T12:12:27Z"/>
        </w:rPr>
      </w:pPr>
      <w:del w:id="796" w:author="Unknown Author" w:date="2025-10-24T12:12:27Z">
        <w:r>
          <w:rPr>
            <w:sz w:val="22"/>
            <w:szCs w:val="22"/>
            <w:lang w:val="en-GB"/>
          </w:rPr>
        </w:r>
      </w:del>
    </w:p>
    <w:p>
      <w:pPr>
        <w:pStyle w:val="Normal"/>
        <w:rPr>
          <w:sz w:val="22"/>
          <w:szCs w:val="22"/>
          <w:lang w:val="en-GB"/>
          <w:del w:id="799" w:author="Unknown Author" w:date="2025-10-24T12:12:27Z"/>
        </w:rPr>
      </w:pPr>
      <w:del w:id="798" w:author="Unknown Author" w:date="2025-10-24T12:12:27Z">
        <w:r>
          <w:rPr>
            <w:sz w:val="22"/>
            <w:szCs w:val="22"/>
            <w:lang w:val="en-GB"/>
          </w:rPr>
        </w:r>
      </w:del>
    </w:p>
    <w:p>
      <w:pPr>
        <w:pStyle w:val="Normal"/>
        <w:rPr>
          <w:b/>
          <w:bCs/>
          <w:sz w:val="28"/>
          <w:szCs w:val="28"/>
          <w:lang w:val="en-GB"/>
          <w:del w:id="801" w:author="Unknown Author" w:date="2025-10-24T12:12:27Z"/>
        </w:rPr>
      </w:pPr>
      <w:del w:id="800" w:author="Unknown Author" w:date="2025-10-24T12:12:27Z">
        <w:r>
          <w:rPr>
            <w:b/>
            <w:bCs/>
            <w:sz w:val="28"/>
            <w:szCs w:val="28"/>
            <w:lang w:val="en-GB"/>
          </w:rPr>
        </w:r>
      </w:del>
      <w:r>
        <w:br w:type="page"/>
      </w:r>
    </w:p>
    <w:p>
      <w:pPr>
        <w:pStyle w:val="Normal"/>
        <w:spacing w:before="0" w:after="0"/>
        <w:rPr>
          <w:b/>
          <w:bCs/>
          <w:sz w:val="28"/>
          <w:szCs w:val="28"/>
          <w:lang w:val="en-GB"/>
          <w:del w:id="805" w:author="Unknown Author" w:date="2025-10-24T12:12:27Z"/>
        </w:rPr>
      </w:pPr>
      <w:del w:id="802" w:author="Unknown Author" w:date="2025-10-24T12:12:27Z">
        <w:r>
          <w:rPr>
            <w:b/>
            <w:bCs/>
            <w:sz w:val="28"/>
            <w:szCs w:val="28"/>
            <w:lang w:val="en-GB"/>
          </w:rPr>
          <w:delText xml:space="preserve">4.5 All interactions: PRS </w:delText>
        </w:r>
      </w:del>
      <w:del w:id="803" w:author="Unknown Author" w:date="2025-10-24T12:12:27Z">
        <w:r>
          <w:rPr>
            <w:rFonts w:eastAsia="Symbol" w:cs="Symbol" w:ascii="Symbol" w:hAnsi="Symbol"/>
            <w:b/>
            <w:bCs/>
            <w:sz w:val="28"/>
            <w:szCs w:val="28"/>
            <w:lang w:val="en-GB"/>
          </w:rPr>
          <w:sym w:font="Symbol" w:char="f07e"/>
        </w:r>
      </w:del>
      <w:del w:id="804" w:author="Unknown Author" w:date="2025-10-24T12:12:27Z">
        <w:r>
          <w:rPr>
            <w:b/>
            <w:bCs/>
            <w:sz w:val="28"/>
            <w:szCs w:val="28"/>
            <w:lang w:val="en-GB"/>
          </w:rPr>
          <w:delText xml:space="preserve"> (Mediators + GIS)^2</w:delText>
        </w:r>
      </w:del>
    </w:p>
    <w:p>
      <w:pPr>
        <w:pStyle w:val="Normal"/>
        <w:rPr>
          <w:sz w:val="22"/>
          <w:szCs w:val="22"/>
          <w:lang w:val="en-GB"/>
          <w:del w:id="807" w:author="Unknown Author" w:date="2025-10-24T12:12:27Z"/>
        </w:rPr>
      </w:pPr>
      <w:del w:id="806" w:author="Unknown Author" w:date="2025-10-24T12:12:27Z">
        <w:r>
          <w:rPr>
            <w:sz w:val="22"/>
            <w:szCs w:val="22"/>
            <w:lang w:val="en-GB"/>
          </w:rPr>
        </w:r>
      </w:del>
    </w:p>
    <w:p>
      <w:pPr>
        <w:pStyle w:val="Normal"/>
        <w:rPr>
          <w:sz w:val="22"/>
          <w:szCs w:val="22"/>
          <w:lang w:val="en-GB"/>
          <w:del w:id="809" w:author="Unknown Author" w:date="2025-10-24T12:12:27Z"/>
        </w:rPr>
      </w:pPr>
      <w:del w:id="808" w:author="Unknown Author" w:date="2025-10-24T12:12:27Z">
        <w:r>
          <w:rPr>
            <w:sz w:val="22"/>
            <w:szCs w:val="22"/>
            <w:lang w:val="en-GB"/>
          </w:rPr>
          <w:delText>Code</w:delText>
        </w:r>
      </w:del>
    </w:p>
    <w:p>
      <w:pPr>
        <w:pStyle w:val="Normal"/>
        <w:rPr>
          <w:sz w:val="22"/>
          <w:szCs w:val="22"/>
          <w:lang w:val="en-GB"/>
          <w:del w:id="811" w:author="Unknown Author" w:date="2025-10-24T12:12:27Z"/>
        </w:rPr>
      </w:pPr>
      <w:del w:id="810" w:author="Unknown Author" w:date="2025-10-24T12:12:27Z">
        <w:r>
          <w:rPr/>
          <w:drawing>
            <wp:inline distT="0" distB="0" distL="0" distR="0">
              <wp:extent cx="2628900" cy="1918335"/>
              <wp:effectExtent l="0" t="0" r="0" b="0"/>
              <wp:docPr id="14" name="Image5"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Ein Bild, das Text, Screenshot, Schrift enthält.&#10;&#10;KI-generierte Inhalte können fehlerhaft sein."/>
                      <pic:cNvPicPr>
                        <a:picLocks noChangeAspect="1" noChangeArrowheads="1"/>
                      </pic:cNvPicPr>
                    </pic:nvPicPr>
                    <pic:blipFill>
                      <a:blip r:embed="rId15"/>
                      <a:stretch>
                        <a:fillRect/>
                      </a:stretch>
                    </pic:blipFill>
                    <pic:spPr bwMode="auto">
                      <a:xfrm>
                        <a:off x="0" y="0"/>
                        <a:ext cx="2628900" cy="1918335"/>
                      </a:xfrm>
                      <a:prstGeom prst="rect">
                        <a:avLst/>
                      </a:prstGeom>
                      <a:noFill/>
                    </pic:spPr>
                  </pic:pic>
                </a:graphicData>
              </a:graphic>
            </wp:inline>
          </w:drawing>
        </w:r>
      </w:del>
    </w:p>
    <w:p>
      <w:pPr>
        <w:pStyle w:val="Normal"/>
        <w:rPr>
          <w:sz w:val="22"/>
          <w:szCs w:val="22"/>
          <w:lang w:val="en-GB"/>
          <w:del w:id="813" w:author="Unknown Author" w:date="2025-10-24T12:12:27Z"/>
        </w:rPr>
      </w:pPr>
      <w:del w:id="812" w:author="Unknown Author" w:date="2025-10-24T12:12:27Z">
        <w:r>
          <w:rPr>
            <w:sz w:val="22"/>
            <w:szCs w:val="22"/>
            <w:lang w:val="en-GB"/>
          </w:rPr>
        </w:r>
      </w:del>
    </w:p>
    <w:p>
      <w:pPr>
        <w:pStyle w:val="Normal"/>
        <w:rPr>
          <w:sz w:val="22"/>
          <w:szCs w:val="22"/>
          <w:lang w:val="en-GB"/>
          <w:del w:id="815" w:author="Unknown Author" w:date="2025-10-24T12:12:27Z"/>
        </w:rPr>
      </w:pPr>
      <w:del w:id="814" w:author="Unknown Author" w:date="2025-10-24T12:12:27Z">
        <w:r>
          <w:rPr>
            <w:sz w:val="22"/>
            <w:szCs w:val="22"/>
            <w:lang w:val="en-GB"/>
          </w:rPr>
        </w:r>
      </w:del>
    </w:p>
    <w:p>
      <w:pPr>
        <w:pStyle w:val="Normal"/>
        <w:rPr>
          <w:sz w:val="22"/>
          <w:szCs w:val="22"/>
          <w:lang w:val="en-GB"/>
          <w:del w:id="817" w:author="Unknown Author" w:date="2025-10-24T12:12:27Z"/>
        </w:rPr>
      </w:pPr>
      <w:del w:id="816" w:author="Unknown Author" w:date="2025-10-24T12:12:27Z">
        <w:r>
          <w:rPr>
            <w:sz w:val="22"/>
            <w:szCs w:val="22"/>
            <w:lang w:val="en-GB"/>
          </w:rPr>
        </w:r>
      </w:del>
    </w:p>
    <w:p>
      <w:pPr>
        <w:pStyle w:val="Normal"/>
        <w:rPr>
          <w:b/>
          <w:bCs/>
          <w:sz w:val="22"/>
          <w:szCs w:val="22"/>
          <w:lang w:val="en-GB"/>
          <w:del w:id="819" w:author="Unknown Author" w:date="2025-10-24T12:12:27Z"/>
        </w:rPr>
      </w:pPr>
      <w:del w:id="818" w:author="Unknown Author" w:date="2025-10-24T12:12:27Z">
        <w:r>
          <w:rPr>
            <w:b/>
            <w:bCs/>
            <w:sz w:val="22"/>
            <w:szCs w:val="22"/>
            <w:lang w:val="en-GB"/>
          </w:rPr>
          <w:delText>4.5.1 PRS mean value (MEAN)</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821" w:author="Unknown Author" w:date="2025-10-24T12:12:27Z"/>
        </w:rPr>
      </w:pPr>
      <w:del w:id="820"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823" w:author="Unknown Author" w:date="2025-10-24T12:12:27Z"/>
        </w:rPr>
      </w:pPr>
      <w:del w:id="822"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825" w:author="Unknown Author" w:date="2025-10-24T12:12:27Z"/>
        </w:rPr>
      </w:pPr>
      <w:del w:id="824"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S23</w:delText>
          <w:tab/>
          <w:delText>Residuals for PRS mean</w:delText>
        </w:r>
      </w:del>
    </w:p>
    <w:tbl>
      <w:tblPr>
        <w:tblStyle w:val="Tabellenraster"/>
        <w:tblW w:w="4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5"/>
        <w:gridCol w:w="916"/>
        <w:gridCol w:w="917"/>
        <w:gridCol w:w="916"/>
      </w:tblGrid>
      <w:tr>
        <w:trPr>
          <w:del w:id="826"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28" w:author="Unknown Author" w:date="2025-10-24T12:12:27Z"/>
              </w:rPr>
            </w:pPr>
            <w:del w:id="82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30" w:author="Unknown Author" w:date="2025-10-24T12:12:27Z"/>
              </w:rPr>
            </w:pPr>
            <w:del w:id="82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32" w:author="Unknown Author" w:date="2025-10-24T12:12:27Z"/>
              </w:rPr>
            </w:pPr>
            <w:del w:id="83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34" w:author="Unknown Author" w:date="2025-10-24T12:12:27Z"/>
              </w:rPr>
            </w:pPr>
            <w:del w:id="83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36" w:author="Unknown Author" w:date="2025-10-24T12:12:27Z"/>
              </w:rPr>
            </w:pPr>
            <w:del w:id="83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837"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39" w:author="Unknown Author" w:date="2025-10-24T12:12:27Z"/>
              </w:rPr>
            </w:pPr>
            <w:del w:id="83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-2.869</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41" w:author="Unknown Author" w:date="2025-10-24T12:12:27Z"/>
              </w:rPr>
            </w:pPr>
            <w:del w:id="84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-0.564</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43" w:author="Unknown Author" w:date="2025-10-24T12:12:27Z"/>
              </w:rPr>
            </w:pPr>
            <w:del w:id="84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-0.040</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45" w:author="Unknown Author" w:date="2025-10-24T12:12:27Z"/>
              </w:rPr>
            </w:pPr>
            <w:del w:id="84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0.601</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47" w:author="Unknown Author" w:date="2025-10-24T12:12:27Z"/>
              </w:rPr>
            </w:pPr>
            <w:del w:id="84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2.773</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849" w:author="Unknown Author" w:date="2025-10-24T12:12:27Z"/>
        </w:rPr>
      </w:pPr>
      <w:del w:id="848"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851" w:author="Unknown Author" w:date="2025-10-24T12:12:27Z"/>
        </w:rPr>
      </w:pPr>
      <w:del w:id="850"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S24</w:delText>
          <w:tab/>
          <w:delText>Coefficients of the regression analysis of PRS mean</w:delText>
        </w:r>
      </w:del>
    </w:p>
    <w:tbl>
      <w:tblPr>
        <w:tblStyle w:val="Tabellenraster"/>
        <w:tblW w:w="6521"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77"/>
        <w:gridCol w:w="1141"/>
        <w:gridCol w:w="1134"/>
        <w:gridCol w:w="850"/>
        <w:gridCol w:w="1419"/>
      </w:tblGrid>
      <w:tr>
        <w:trPr>
          <w:del w:id="852" w:author="Unknown Author" w:date="2025-10-24T12:12:27Z"/>
        </w:trPr>
        <w:tc>
          <w:tcPr>
            <w:tcW w:w="197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854" w:author="Unknown Author" w:date="2025-10-24T12:12:27Z"/>
              </w:rPr>
            </w:pPr>
            <w:del w:id="853" w:author="Unknown Author" w:date="2025-10-24T12:12:27Z">
              <w:r>
                <w:rPr>
                  <w:rFonts w:eastAsia="DengXian Light" w:cs="Calibri" w:cstheme="minorHAnsi" w:eastAsiaTheme="majorEastAsia" w:ascii="Calibri" w:hAnsi="Calibri"/>
                  <w:sz w:val="22"/>
                  <w:szCs w:val="22"/>
                  <w:lang w:val="en-GB" w:eastAsia="en-US" w:bidi="ar-SA"/>
                </w:rPr>
              </w:r>
            </w:del>
          </w:p>
        </w:tc>
        <w:tc>
          <w:tcPr>
            <w:tcW w:w="11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56" w:author="Unknown Author" w:date="2025-10-24T12:12:27Z"/>
              </w:rPr>
            </w:pPr>
            <w:del w:id="85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58" w:author="Unknown Author" w:date="2025-10-24T12:12:27Z"/>
              </w:rPr>
            </w:pPr>
            <w:del w:id="85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60" w:author="Unknown Author" w:date="2025-10-24T12:12:27Z"/>
              </w:rPr>
            </w:pPr>
            <w:del w:id="85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862" w:author="Unknown Author" w:date="2025-10-24T12:12:27Z"/>
              </w:rPr>
            </w:pPr>
            <w:del w:id="86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863" w:author="Unknown Author" w:date="2025-10-24T12:12:27Z"/>
        </w:trPr>
        <w:tc>
          <w:tcPr>
            <w:tcW w:w="197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865" w:author="Unknown Author" w:date="2025-10-24T12:12:27Z"/>
              </w:rPr>
            </w:pPr>
            <w:del w:id="86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1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67" w:author="Unknown Author" w:date="2025-10-24T12:12:27Z"/>
              </w:rPr>
            </w:pPr>
            <w:del w:id="86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-0.00667</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69" w:author="Unknown Author" w:date="2025-10-24T12:12:27Z"/>
              </w:rPr>
            </w:pPr>
            <w:del w:id="86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0.03797</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71" w:author="Unknown Author" w:date="2025-10-24T12:12:27Z"/>
              </w:rPr>
            </w:pPr>
            <w:del w:id="87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-0.18</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873" w:author="Unknown Author" w:date="2025-10-24T12:12:27Z"/>
              </w:rPr>
            </w:pPr>
            <w:del w:id="87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0.861</w:delText>
              </w:r>
            </w:del>
          </w:p>
        </w:tc>
      </w:tr>
      <w:tr>
        <w:trPr>
          <w:del w:id="874" w:author="Unknown Author" w:date="2025-10-24T12:12:27Z"/>
        </w:trPr>
        <w:tc>
          <w:tcPr>
            <w:tcW w:w="197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876" w:author="Unknown Author" w:date="2025-10-24T12:12:27Z"/>
              </w:rPr>
            </w:pPr>
            <w:del w:id="87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LOC_VISE</w:delText>
              </w:r>
            </w:del>
          </w:p>
        </w:tc>
        <w:tc>
          <w:tcPr>
            <w:tcW w:w="11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78" w:author="Unknown Author" w:date="2025-10-24T12:12:27Z"/>
              </w:rPr>
            </w:pPr>
            <w:del w:id="87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0.17340</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80" w:author="Unknown Author" w:date="2025-10-24T12:12:27Z"/>
              </w:rPr>
            </w:pPr>
            <w:del w:id="87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0.04211</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82" w:author="Unknown Author" w:date="2025-10-24T12:12:27Z"/>
              </w:rPr>
            </w:pPr>
            <w:del w:id="88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4.12</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884" w:author="Unknown Author" w:date="2025-10-24T12:12:27Z"/>
              </w:rPr>
            </w:pPr>
            <w:del w:id="88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4.4e-05 ***</w:delText>
              </w:r>
            </w:del>
          </w:p>
        </w:tc>
      </w:tr>
      <w:tr>
        <w:trPr>
          <w:del w:id="885" w:author="Unknown Author" w:date="2025-10-24T12:12:27Z"/>
        </w:trPr>
        <w:tc>
          <w:tcPr>
            <w:tcW w:w="197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887" w:author="Unknown Author" w:date="2025-10-24T12:12:27Z"/>
              </w:rPr>
            </w:pPr>
            <w:del w:id="88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FEELNAT</w:delText>
              </w:r>
            </w:del>
          </w:p>
        </w:tc>
        <w:tc>
          <w:tcPr>
            <w:tcW w:w="11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89" w:author="Unknown Author" w:date="2025-10-24T12:12:27Z"/>
              </w:rPr>
            </w:pPr>
            <w:del w:id="88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0.20269</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91" w:author="Unknown Author" w:date="2025-10-24T12:12:27Z"/>
              </w:rPr>
            </w:pPr>
            <w:del w:id="89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0.04304</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893" w:author="Unknown Author" w:date="2025-10-24T12:12:27Z"/>
              </w:rPr>
            </w:pPr>
            <w:del w:id="89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4.71</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895" w:author="Unknown Author" w:date="2025-10-24T12:12:27Z"/>
              </w:rPr>
            </w:pPr>
            <w:del w:id="89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3.1e-06 ***</w:delText>
              </w:r>
            </w:del>
          </w:p>
        </w:tc>
      </w:tr>
      <w:tr>
        <w:trPr>
          <w:del w:id="896" w:author="Unknown Author" w:date="2025-10-24T12:12:27Z"/>
        </w:trPr>
        <w:tc>
          <w:tcPr>
            <w:tcW w:w="197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898" w:author="Unknown Author" w:date="2025-10-24T12:12:27Z"/>
              </w:rPr>
            </w:pPr>
            <w:del w:id="89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LOC_SENS</w:delText>
              </w:r>
            </w:del>
          </w:p>
        </w:tc>
        <w:tc>
          <w:tcPr>
            <w:tcW w:w="11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00" w:author="Unknown Author" w:date="2025-10-24T12:12:27Z"/>
              </w:rPr>
            </w:pPr>
            <w:del w:id="89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0.10545</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02" w:author="Unknown Author" w:date="2025-10-24T12:12:27Z"/>
              </w:rPr>
            </w:pPr>
            <w:del w:id="90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0.04245</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04" w:author="Unknown Author" w:date="2025-10-24T12:12:27Z"/>
              </w:rPr>
            </w:pPr>
            <w:del w:id="90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2.48</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906" w:author="Unknown Author" w:date="2025-10-24T12:12:27Z"/>
              </w:rPr>
            </w:pPr>
            <w:del w:id="90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0.013 *</w:delText>
              </w:r>
            </w:del>
          </w:p>
        </w:tc>
      </w:tr>
      <w:tr>
        <w:trPr>
          <w:del w:id="907" w:author="Unknown Author" w:date="2025-10-24T12:12:27Z"/>
        </w:trPr>
        <w:tc>
          <w:tcPr>
            <w:tcW w:w="197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909" w:author="Unknown Author" w:date="2025-10-24T12:12:27Z"/>
              </w:rPr>
            </w:pPr>
            <w:del w:id="90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LNOISE</w:delText>
              </w:r>
            </w:del>
          </w:p>
        </w:tc>
        <w:tc>
          <w:tcPr>
            <w:tcW w:w="11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11" w:author="Unknown Author" w:date="2025-10-24T12:12:27Z"/>
              </w:rPr>
            </w:pPr>
            <w:del w:id="91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0.17705</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13" w:author="Unknown Author" w:date="2025-10-24T12:12:27Z"/>
              </w:rPr>
            </w:pPr>
            <w:del w:id="91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0.04059</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15" w:author="Unknown Author" w:date="2025-10-24T12:12:27Z"/>
              </w:rPr>
            </w:pPr>
            <w:del w:id="91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4.36</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917" w:author="Unknown Author" w:date="2025-10-24T12:12:27Z"/>
              </w:rPr>
            </w:pPr>
            <w:del w:id="91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1.5e-05 ***</w:delText>
              </w:r>
            </w:del>
          </w:p>
        </w:tc>
      </w:tr>
      <w:tr>
        <w:trPr>
          <w:del w:id="918" w:author="Unknown Author" w:date="2025-10-24T12:12:27Z"/>
        </w:trPr>
        <w:tc>
          <w:tcPr>
            <w:tcW w:w="197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920" w:author="Unknown Author" w:date="2025-10-24T12:12:27Z"/>
              </w:rPr>
            </w:pPr>
            <w:del w:id="91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FEELNAT:LOC_SENS</w:delText>
              </w:r>
            </w:del>
          </w:p>
        </w:tc>
        <w:tc>
          <w:tcPr>
            <w:tcW w:w="11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22" w:author="Unknown Author" w:date="2025-10-24T12:12:27Z"/>
              </w:rPr>
            </w:pPr>
            <w:del w:id="92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0.05447</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24" w:author="Unknown Author" w:date="2025-10-24T12:12:27Z"/>
              </w:rPr>
            </w:pPr>
            <w:del w:id="92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0.02800</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26" w:author="Unknown Author" w:date="2025-10-24T12:12:27Z"/>
              </w:rPr>
            </w:pPr>
            <w:del w:id="92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1.95</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928" w:author="Unknown Author" w:date="2025-10-24T12:12:27Z"/>
              </w:rPr>
            </w:pPr>
            <w:del w:id="92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0.052 .</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930" w:author="Unknown Author" w:date="2025-10-24T12:12:27Z"/>
        </w:rPr>
      </w:pPr>
      <w:del w:id="92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932" w:author="Unknown Author" w:date="2025-10-24T12:12:27Z"/>
        </w:rPr>
      </w:pPr>
      <w:del w:id="931"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934" w:author="Unknown Author" w:date="2025-10-24T12:12:27Z"/>
        </w:rPr>
      </w:pPr>
      <w:del w:id="933"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936" w:author="Unknown Author" w:date="2025-10-24T12:12:27Z"/>
        </w:rPr>
      </w:pPr>
      <w:del w:id="935"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0.895 on 567 degrees of freedom (174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938" w:author="Unknown Author" w:date="2025-10-24T12:12:27Z"/>
        </w:rPr>
      </w:pPr>
      <w:del w:id="937"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0.192,  Adjusted R-squared: 0.185 </w:delText>
        </w:r>
      </w:del>
    </w:p>
    <w:p>
      <w:pPr>
        <w:pStyle w:val="HTMLPreformatted"/>
        <w:rPr>
          <w:rFonts w:ascii="Calibri" w:hAnsi="Calibri" w:cs="Calibri" w:asciiTheme="minorHAnsi" w:cstheme="minorHAnsi" w:hAnsiTheme="minorHAnsi"/>
          <w:sz w:val="22"/>
          <w:szCs w:val="22"/>
          <w:lang w:val="en-GB"/>
          <w:del w:id="940" w:author="Unknown Author" w:date="2025-10-24T12:12:27Z"/>
        </w:rPr>
      </w:pPr>
      <w:del w:id="93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26.9 on 5 and 567 DF,  p-value: &lt;2e-16</w:delText>
        </w:r>
      </w:del>
    </w:p>
    <w:p>
      <w:pPr>
        <w:pStyle w:val="Normal"/>
        <w:rPr>
          <w:sz w:val="22"/>
          <w:szCs w:val="22"/>
          <w:lang w:val="en-GB"/>
          <w:del w:id="942" w:author="Unknown Author" w:date="2025-10-24T12:12:27Z"/>
        </w:rPr>
      </w:pPr>
      <w:del w:id="941" w:author="Unknown Author" w:date="2025-10-24T12:12:27Z">
        <w:r>
          <w:rPr>
            <w:sz w:val="22"/>
            <w:szCs w:val="22"/>
            <w:lang w:val="en-GB"/>
          </w:rPr>
        </w:r>
      </w:del>
    </w:p>
    <w:p>
      <w:pPr>
        <w:pStyle w:val="Normal"/>
        <w:rPr>
          <w:sz w:val="22"/>
          <w:szCs w:val="22"/>
          <w:lang w:val="en-GB"/>
          <w:del w:id="944" w:author="Unknown Author" w:date="2025-10-24T12:12:27Z"/>
        </w:rPr>
      </w:pPr>
      <w:del w:id="943" w:author="Unknown Author" w:date="2025-10-24T12:12:27Z">
        <w:r>
          <w:rPr>
            <w:sz w:val="22"/>
            <w:szCs w:val="22"/>
            <w:lang w:val="en-GB"/>
          </w:rPr>
        </w:r>
      </w:del>
    </w:p>
    <w:p>
      <w:pPr>
        <w:pStyle w:val="Normal"/>
        <w:rPr>
          <w:sz w:val="22"/>
          <w:szCs w:val="22"/>
          <w:lang w:val="en-GB"/>
          <w:del w:id="946" w:author="Unknown Author" w:date="2025-10-24T12:12:27Z"/>
        </w:rPr>
      </w:pPr>
      <w:del w:id="945" w:author="Unknown Author" w:date="2025-10-24T12:12:27Z">
        <w:r>
          <w:rPr>
            <w:sz w:val="22"/>
            <w:szCs w:val="22"/>
            <w:lang w:val="en-GB"/>
          </w:rPr>
        </w:r>
      </w:del>
    </w:p>
    <w:p>
      <w:pPr>
        <w:pStyle w:val="Normal"/>
        <w:rPr>
          <w:b/>
          <w:bCs/>
          <w:sz w:val="22"/>
          <w:szCs w:val="22"/>
          <w:lang w:val="en-GB"/>
          <w:del w:id="948" w:author="Unknown Author" w:date="2025-10-24T12:12:27Z"/>
        </w:rPr>
      </w:pPr>
      <w:del w:id="947" w:author="Unknown Author" w:date="2025-10-24T12:12:27Z">
        <w:r>
          <w:rPr>
            <w:b/>
            <w:bCs/>
            <w:sz w:val="22"/>
            <w:szCs w:val="22"/>
            <w:lang w:val="en-GB"/>
          </w:rPr>
          <w:delText>4.5.2 Fascination (FA)</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950" w:author="Unknown Author" w:date="2025-10-24T12:12:27Z"/>
        </w:rPr>
      </w:pPr>
      <w:del w:id="94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952" w:author="Unknown Author" w:date="2025-10-24T12:12:27Z"/>
        </w:rPr>
      </w:pPr>
      <w:del w:id="951"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954" w:author="Unknown Author" w:date="2025-10-24T12:12:27Z"/>
        </w:rPr>
      </w:pPr>
      <w:del w:id="953"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S25</w:delText>
          <w:tab/>
          <w:delText>Residuals for fascination</w:delText>
        </w:r>
      </w:del>
    </w:p>
    <w:tbl>
      <w:tblPr>
        <w:tblStyle w:val="Tabellenraster"/>
        <w:tblW w:w="4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5"/>
        <w:gridCol w:w="916"/>
        <w:gridCol w:w="917"/>
        <w:gridCol w:w="916"/>
      </w:tblGrid>
      <w:tr>
        <w:trPr>
          <w:del w:id="955"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57" w:author="Unknown Author" w:date="2025-10-24T12:12:27Z"/>
              </w:rPr>
            </w:pPr>
            <w:del w:id="95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59" w:author="Unknown Author" w:date="2025-10-24T12:12:27Z"/>
              </w:rPr>
            </w:pPr>
            <w:del w:id="95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61" w:author="Unknown Author" w:date="2025-10-24T12:12:27Z"/>
              </w:rPr>
            </w:pPr>
            <w:del w:id="96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63" w:author="Unknown Author" w:date="2025-10-24T12:12:27Z"/>
              </w:rPr>
            </w:pPr>
            <w:del w:id="96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65" w:author="Unknown Author" w:date="2025-10-24T12:12:27Z"/>
              </w:rPr>
            </w:pPr>
            <w:del w:id="96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966"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68" w:author="Unknown Author" w:date="2025-10-24T12:12:27Z"/>
              </w:rPr>
            </w:pPr>
            <w:del w:id="96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-3.391</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70" w:author="Unknown Author" w:date="2025-10-24T12:12:27Z"/>
              </w:rPr>
            </w:pPr>
            <w:del w:id="96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-0.518</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72" w:author="Unknown Author" w:date="2025-10-24T12:12:27Z"/>
              </w:rPr>
            </w:pPr>
            <w:del w:id="97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0.093</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74" w:author="Unknown Author" w:date="2025-10-24T12:12:27Z"/>
              </w:rPr>
            </w:pPr>
            <w:del w:id="97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0.592</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76" w:author="Unknown Author" w:date="2025-10-24T12:12:27Z"/>
              </w:rPr>
            </w:pPr>
            <w:del w:id="97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2.567</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978" w:author="Unknown Author" w:date="2025-10-24T12:12:27Z"/>
        </w:rPr>
      </w:pPr>
      <w:del w:id="977" w:author="Unknown Author" w:date="2025-10-24T12:12:27Z">
        <w:r>
          <w:rPr>
            <w:rFonts w:eastAsia="DengXian Light" w:cs="Calibri" w:cstheme="minorHAnsi" w:eastAsiaTheme="majorEastAsia" w:ascii="Calibri" w:hAnsi="Calibri"/>
            <w:sz w:val="22"/>
            <w:szCs w:val="22"/>
            <w:lang w:val="en-GB"/>
          </w:rPr>
        </w:r>
      </w:del>
    </w:p>
    <w:p>
      <w:pPr>
        <w:pStyle w:val="Normal"/>
        <w:rPr>
          <w:rStyle w:val="HTMLCode"/>
          <w:rFonts w:ascii="Calibri" w:hAnsi="Calibri" w:eastAsia="DengXian Light" w:cs="Calibri" w:asciiTheme="minorHAnsi" w:cstheme="minorHAnsi" w:eastAsiaTheme="majorEastAsia" w:hAnsiTheme="minorHAnsi"/>
          <w:i/>
          <w:i/>
          <w:iCs/>
          <w:kern w:val="0"/>
          <w:sz w:val="22"/>
          <w:szCs w:val="22"/>
          <w:lang w:val="en-GB"/>
          <w:del w:id="980" w:author="Unknown Author" w:date="2025-10-24T12:12:27Z"/>
          <w14:ligatures w14:val="none"/>
        </w:rPr>
      </w:pPr>
      <w:del w:id="979" w:author="Unknown Author" w:date="2025-10-24T12:12:27Z">
        <w:r>
          <w:rPr>
            <w:rFonts w:eastAsia="DengXian Light" w:cs="Calibri" w:cstheme="minorHAnsi" w:eastAsiaTheme="majorEastAsia"/>
            <w:i/>
            <w:iCs/>
            <w:kern w:val="0"/>
            <w:sz w:val="22"/>
            <w:szCs w:val="22"/>
            <w:lang w:val="en-GB"/>
            <w14:ligatures w14:val="none"/>
          </w:rPr>
        </w:r>
      </w:del>
      <w:r>
        <w:br w:type="page"/>
      </w:r>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ind w:hanging="1134" w:left="1134"/>
        <w:rPr>
          <w:rStyle w:val="HTMLCode"/>
          <w:rFonts w:ascii="Calibri" w:hAnsi="Calibri" w:eastAsia="DengXian Light" w:cs="Calibri" w:asciiTheme="minorHAnsi" w:cstheme="minorHAnsi" w:eastAsiaTheme="majorEastAsia" w:hAnsiTheme="minorHAnsi"/>
          <w:i/>
          <w:i/>
          <w:iCs/>
          <w:sz w:val="22"/>
          <w:szCs w:val="22"/>
          <w:lang w:val="en-GB"/>
          <w:del w:id="982" w:author="Unknown Author" w:date="2025-10-24T12:12:27Z"/>
        </w:rPr>
      </w:pPr>
      <w:del w:id="981"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S26</w:delText>
          <w:tab/>
          <w:delText>Coefficients of the regression analysis of fascination</w:delText>
        </w:r>
      </w:del>
    </w:p>
    <w:tbl>
      <w:tblPr>
        <w:tblStyle w:val="Tabellenraster"/>
        <w:tblW w:w="666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992"/>
        <w:gridCol w:w="1126"/>
        <w:gridCol w:w="1134"/>
        <w:gridCol w:w="993"/>
        <w:gridCol w:w="1418"/>
      </w:tblGrid>
      <w:tr>
        <w:trPr>
          <w:del w:id="983" w:author="Unknown Author" w:date="2025-10-24T12:12:27Z"/>
        </w:trPr>
        <w:tc>
          <w:tcPr>
            <w:tcW w:w="1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985" w:author="Unknown Author" w:date="2025-10-24T12:12:27Z"/>
              </w:rPr>
            </w:pPr>
            <w:del w:id="984" w:author="Unknown Author" w:date="2025-10-24T12:12:27Z">
              <w:r>
                <w:rPr>
                  <w:rFonts w:eastAsia="DengXian Light" w:cs="Calibri" w:cstheme="minorHAnsi" w:eastAsiaTheme="majorEastAsia" w:ascii="Calibri" w:hAnsi="Calibri"/>
                  <w:sz w:val="22"/>
                  <w:szCs w:val="22"/>
                  <w:lang w:val="en-GB" w:eastAsia="en-US" w:bidi="ar-SA"/>
                </w:rPr>
              </w:r>
            </w:del>
          </w:p>
        </w:tc>
        <w:tc>
          <w:tcPr>
            <w:tcW w:w="112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87" w:author="Unknown Author" w:date="2025-10-24T12:12:27Z"/>
              </w:rPr>
            </w:pPr>
            <w:del w:id="98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89" w:author="Unknown Author" w:date="2025-10-24T12:12:27Z"/>
              </w:rPr>
            </w:pPr>
            <w:del w:id="98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91" w:author="Unknown Author" w:date="2025-10-24T12:12:27Z"/>
              </w:rPr>
            </w:pPr>
            <w:del w:id="99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993" w:author="Unknown Author" w:date="2025-10-24T12:12:27Z"/>
              </w:rPr>
            </w:pPr>
            <w:del w:id="99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994" w:author="Unknown Author" w:date="2025-10-24T12:12:27Z"/>
        </w:trPr>
        <w:tc>
          <w:tcPr>
            <w:tcW w:w="1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996" w:author="Unknown Author" w:date="2025-10-24T12:12:27Z"/>
              </w:rPr>
            </w:pPr>
            <w:del w:id="99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12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998" w:author="Unknown Author" w:date="2025-10-24T12:12:27Z"/>
              </w:rPr>
            </w:pPr>
            <w:del w:id="99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-0.00247</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00" w:author="Unknown Author" w:date="2025-10-24T12:12:27Z"/>
              </w:rPr>
            </w:pPr>
            <w:del w:id="99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0.03796</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02" w:author="Unknown Author" w:date="2025-10-24T12:12:27Z"/>
              </w:rPr>
            </w:pPr>
            <w:del w:id="100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-0.06</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04" w:author="Unknown Author" w:date="2025-10-24T12:12:27Z"/>
              </w:rPr>
            </w:pPr>
            <w:del w:id="100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0.94823</w:delText>
              </w:r>
            </w:del>
          </w:p>
        </w:tc>
      </w:tr>
      <w:tr>
        <w:trPr>
          <w:del w:id="1005" w:author="Unknown Author" w:date="2025-10-24T12:12:27Z"/>
        </w:trPr>
        <w:tc>
          <w:tcPr>
            <w:tcW w:w="1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07" w:author="Unknown Author" w:date="2025-10-24T12:12:27Z"/>
              </w:rPr>
            </w:pPr>
            <w:del w:id="100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LOC_SCEN</w:delText>
              </w:r>
            </w:del>
          </w:p>
        </w:tc>
        <w:tc>
          <w:tcPr>
            <w:tcW w:w="112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09" w:author="Unknown Author" w:date="2025-10-24T12:12:27Z"/>
              </w:rPr>
            </w:pPr>
            <w:del w:id="100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0.16395</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11" w:author="Unknown Author" w:date="2025-10-24T12:12:27Z"/>
              </w:rPr>
            </w:pPr>
            <w:del w:id="101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0.04567</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13" w:author="Unknown Author" w:date="2025-10-24T12:12:27Z"/>
              </w:rPr>
            </w:pPr>
            <w:del w:id="101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3.59</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15" w:author="Unknown Author" w:date="2025-10-24T12:12:27Z"/>
              </w:rPr>
            </w:pPr>
            <w:del w:id="101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0.00036 ***</w:delText>
              </w:r>
            </w:del>
          </w:p>
        </w:tc>
      </w:tr>
      <w:tr>
        <w:trPr>
          <w:del w:id="1016" w:author="Unknown Author" w:date="2025-10-24T12:12:27Z"/>
        </w:trPr>
        <w:tc>
          <w:tcPr>
            <w:tcW w:w="1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18" w:author="Unknown Author" w:date="2025-10-24T12:12:27Z"/>
              </w:rPr>
            </w:pPr>
            <w:del w:id="101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LOC_VISE</w:delText>
              </w:r>
            </w:del>
          </w:p>
        </w:tc>
        <w:tc>
          <w:tcPr>
            <w:tcW w:w="112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20" w:author="Unknown Author" w:date="2025-10-24T12:12:27Z"/>
              </w:rPr>
            </w:pPr>
            <w:del w:id="101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0.12820</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22" w:author="Unknown Author" w:date="2025-10-24T12:12:27Z"/>
              </w:rPr>
            </w:pPr>
            <w:del w:id="102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0.04125</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24" w:author="Unknown Author" w:date="2025-10-24T12:12:27Z"/>
              </w:rPr>
            </w:pPr>
            <w:del w:id="102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3.11</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26" w:author="Unknown Author" w:date="2025-10-24T12:12:27Z"/>
              </w:rPr>
            </w:pPr>
            <w:del w:id="102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 xml:space="preserve">0.00198 ** </w:delText>
              </w:r>
            </w:del>
          </w:p>
        </w:tc>
      </w:tr>
      <w:tr>
        <w:trPr>
          <w:del w:id="1027" w:author="Unknown Author" w:date="2025-10-24T12:12:27Z"/>
        </w:trPr>
        <w:tc>
          <w:tcPr>
            <w:tcW w:w="1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29" w:author="Unknown Author" w:date="2025-10-24T12:12:27Z"/>
              </w:rPr>
            </w:pPr>
            <w:del w:id="102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FEELNAT</w:delText>
              </w:r>
            </w:del>
          </w:p>
        </w:tc>
        <w:tc>
          <w:tcPr>
            <w:tcW w:w="112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31" w:author="Unknown Author" w:date="2025-10-24T12:12:27Z"/>
              </w:rPr>
            </w:pPr>
            <w:del w:id="103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0.16832</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33" w:author="Unknown Author" w:date="2025-10-24T12:12:27Z"/>
              </w:rPr>
            </w:pPr>
            <w:del w:id="103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0.04528</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35" w:author="Unknown Author" w:date="2025-10-24T12:12:27Z"/>
              </w:rPr>
            </w:pPr>
            <w:del w:id="103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3.72</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37" w:author="Unknown Author" w:date="2025-10-24T12:12:27Z"/>
              </w:rPr>
            </w:pPr>
            <w:del w:id="103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0.00022 ***</w:delText>
              </w:r>
            </w:del>
          </w:p>
        </w:tc>
      </w:tr>
      <w:tr>
        <w:trPr>
          <w:del w:id="1038" w:author="Unknown Author" w:date="2025-10-24T12:12:27Z"/>
        </w:trPr>
        <w:tc>
          <w:tcPr>
            <w:tcW w:w="1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40" w:author="Unknown Author" w:date="2025-10-24T12:12:27Z"/>
              </w:rPr>
            </w:pPr>
            <w:del w:id="103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RL_NDVI</w:delText>
              </w:r>
            </w:del>
          </w:p>
        </w:tc>
        <w:tc>
          <w:tcPr>
            <w:tcW w:w="112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42" w:author="Unknown Author" w:date="2025-10-24T12:12:27Z"/>
              </w:rPr>
            </w:pPr>
            <w:del w:id="104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-0.13269</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44" w:author="Unknown Author" w:date="2025-10-24T12:12:27Z"/>
              </w:rPr>
            </w:pPr>
            <w:del w:id="104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0.03906</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46" w:author="Unknown Author" w:date="2025-10-24T12:12:27Z"/>
              </w:rPr>
            </w:pPr>
            <w:del w:id="104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-3.40</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48" w:author="Unknown Author" w:date="2025-10-24T12:12:27Z"/>
              </w:rPr>
            </w:pPr>
            <w:del w:id="104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0.00073 ***</w:delText>
              </w:r>
            </w:del>
          </w:p>
        </w:tc>
      </w:tr>
      <w:tr>
        <w:trPr>
          <w:del w:id="1049" w:author="Unknown Author" w:date="2025-10-24T12:12:27Z"/>
        </w:trPr>
        <w:tc>
          <w:tcPr>
            <w:tcW w:w="1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51" w:author="Unknown Author" w:date="2025-10-24T12:12:27Z"/>
              </w:rPr>
            </w:pPr>
            <w:del w:id="105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LOC_FAUN</w:delText>
              </w:r>
            </w:del>
          </w:p>
        </w:tc>
        <w:tc>
          <w:tcPr>
            <w:tcW w:w="112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53" w:author="Unknown Author" w:date="2025-10-24T12:12:27Z"/>
              </w:rPr>
            </w:pPr>
            <w:del w:id="105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0.17630</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55" w:author="Unknown Author" w:date="2025-10-24T12:12:27Z"/>
              </w:rPr>
            </w:pPr>
            <w:del w:id="105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0.04167</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57" w:author="Unknown Author" w:date="2025-10-24T12:12:27Z"/>
              </w:rPr>
            </w:pPr>
            <w:del w:id="105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4.23</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59" w:author="Unknown Author" w:date="2025-10-24T12:12:27Z"/>
              </w:rPr>
            </w:pPr>
            <w:del w:id="105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2.7e-05 ***</w:delText>
              </w:r>
            </w:del>
          </w:p>
        </w:tc>
      </w:tr>
      <w:tr>
        <w:trPr>
          <w:del w:id="1060" w:author="Unknown Author" w:date="2025-10-24T12:12:27Z"/>
        </w:trPr>
        <w:tc>
          <w:tcPr>
            <w:tcW w:w="1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62" w:author="Unknown Author" w:date="2025-10-24T12:12:27Z"/>
              </w:rPr>
            </w:pPr>
            <w:del w:id="106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LNOISE</w:delText>
              </w:r>
            </w:del>
          </w:p>
        </w:tc>
        <w:tc>
          <w:tcPr>
            <w:tcW w:w="112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64" w:author="Unknown Author" w:date="2025-10-24T12:12:27Z"/>
              </w:rPr>
            </w:pPr>
            <w:del w:id="106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0.13320</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66" w:author="Unknown Author" w:date="2025-10-24T12:12:27Z"/>
              </w:rPr>
            </w:pPr>
            <w:del w:id="106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0.04017</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68" w:author="Unknown Author" w:date="2025-10-24T12:12:27Z"/>
              </w:rPr>
            </w:pPr>
            <w:del w:id="106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3.32</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70" w:author="Unknown Author" w:date="2025-10-24T12:12:27Z"/>
              </w:rPr>
            </w:pPr>
            <w:del w:id="106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0.00097 ***</w:delText>
              </w:r>
            </w:del>
          </w:p>
        </w:tc>
      </w:tr>
      <w:tr>
        <w:trPr>
          <w:del w:id="1071" w:author="Unknown Author" w:date="2025-10-24T12:12:27Z"/>
        </w:trPr>
        <w:tc>
          <w:tcPr>
            <w:tcW w:w="1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73" w:author="Unknown Author" w:date="2025-10-24T12:12:27Z"/>
              </w:rPr>
            </w:pPr>
            <w:del w:id="107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LOC_SCEN:FEELNAT</w:delText>
              </w:r>
            </w:del>
          </w:p>
        </w:tc>
        <w:tc>
          <w:tcPr>
            <w:tcW w:w="112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75" w:author="Unknown Author" w:date="2025-10-24T12:12:27Z"/>
              </w:rPr>
            </w:pPr>
            <w:del w:id="107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-0.00175</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77" w:author="Unknown Author" w:date="2025-10-24T12:12:27Z"/>
              </w:rPr>
            </w:pPr>
            <w:del w:id="107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0.03148</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79" w:author="Unknown Author" w:date="2025-10-24T12:12:27Z"/>
              </w:rPr>
            </w:pPr>
            <w:del w:id="107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-0.06</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81" w:author="Unknown Author" w:date="2025-10-24T12:12:27Z"/>
              </w:rPr>
            </w:pPr>
            <w:del w:id="108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0.95556</w:delText>
              </w:r>
            </w:del>
          </w:p>
        </w:tc>
      </w:tr>
      <w:tr>
        <w:trPr>
          <w:del w:id="1082" w:author="Unknown Author" w:date="2025-10-24T12:12:27Z"/>
        </w:trPr>
        <w:tc>
          <w:tcPr>
            <w:tcW w:w="199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84" w:author="Unknown Author" w:date="2025-10-24T12:12:27Z"/>
              </w:rPr>
            </w:pPr>
            <w:del w:id="108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LOC_SCEN:RL_NDVI</w:delText>
              </w:r>
            </w:del>
          </w:p>
        </w:tc>
        <w:tc>
          <w:tcPr>
            <w:tcW w:w="112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86" w:author="Unknown Author" w:date="2025-10-24T12:12:27Z"/>
              </w:rPr>
            </w:pPr>
            <w:del w:id="108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0.02406</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88" w:author="Unknown Author" w:date="2025-10-24T12:12:27Z"/>
              </w:rPr>
            </w:pPr>
            <w:del w:id="108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0.03405</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090" w:author="Unknown Author" w:date="2025-10-24T12:12:27Z"/>
              </w:rPr>
            </w:pPr>
            <w:del w:id="108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0.71</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092" w:author="Unknown Author" w:date="2025-10-24T12:12:27Z"/>
              </w:rPr>
            </w:pPr>
            <w:del w:id="109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0.48007</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1094" w:author="Unknown Author" w:date="2025-10-24T12:12:27Z"/>
        </w:rPr>
      </w:pPr>
      <w:del w:id="109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096" w:author="Unknown Author" w:date="2025-10-24T12:12:27Z"/>
        </w:rPr>
      </w:pPr>
      <w:del w:id="1095"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098" w:author="Unknown Author" w:date="2025-10-24T12:12:27Z"/>
        </w:rPr>
      </w:pPr>
      <w:del w:id="1097"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100" w:author="Unknown Author" w:date="2025-10-24T12:12:27Z"/>
        </w:rPr>
      </w:pPr>
      <w:del w:id="109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0.865 on 556 degrees of freedom (182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102" w:author="Unknown Author" w:date="2025-10-24T12:12:27Z"/>
        </w:rPr>
      </w:pPr>
      <w:del w:id="1101"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0.256,  Adjusted R-squared: 0.245 </w:delText>
        </w:r>
      </w:del>
    </w:p>
    <w:p>
      <w:pPr>
        <w:pStyle w:val="HTMLPreformatted"/>
        <w:rPr>
          <w:rFonts w:ascii="Calibri" w:hAnsi="Calibri" w:cs="Calibri" w:asciiTheme="minorHAnsi" w:cstheme="minorHAnsi" w:hAnsiTheme="minorHAnsi"/>
          <w:sz w:val="22"/>
          <w:szCs w:val="22"/>
          <w:lang w:val="en-GB"/>
          <w:del w:id="1104" w:author="Unknown Author" w:date="2025-10-24T12:12:27Z"/>
        </w:rPr>
      </w:pPr>
      <w:del w:id="110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23.9 on 8 and 556 DF,  p-value: &lt;2e-16</w:delText>
        </w:r>
      </w:del>
    </w:p>
    <w:p>
      <w:pPr>
        <w:pStyle w:val="Normal"/>
        <w:rPr>
          <w:sz w:val="22"/>
          <w:szCs w:val="22"/>
          <w:lang w:val="en-GB"/>
          <w:del w:id="1106" w:author="Unknown Author" w:date="2025-10-24T12:12:27Z"/>
        </w:rPr>
      </w:pPr>
      <w:del w:id="1105" w:author="Unknown Author" w:date="2025-10-24T12:12:27Z">
        <w:r>
          <w:rPr>
            <w:sz w:val="22"/>
            <w:szCs w:val="22"/>
            <w:lang w:val="en-GB"/>
          </w:rPr>
        </w:r>
      </w:del>
    </w:p>
    <w:p>
      <w:pPr>
        <w:pStyle w:val="Normal"/>
        <w:rPr>
          <w:sz w:val="22"/>
          <w:szCs w:val="22"/>
          <w:lang w:val="en-GB"/>
          <w:del w:id="1108" w:author="Unknown Author" w:date="2025-10-24T12:12:27Z"/>
        </w:rPr>
      </w:pPr>
      <w:del w:id="1107" w:author="Unknown Author" w:date="2025-10-24T12:12:27Z">
        <w:r>
          <w:rPr>
            <w:sz w:val="22"/>
            <w:szCs w:val="22"/>
            <w:lang w:val="en-GB"/>
          </w:rPr>
        </w:r>
      </w:del>
    </w:p>
    <w:p>
      <w:pPr>
        <w:pStyle w:val="Normal"/>
        <w:rPr>
          <w:sz w:val="22"/>
          <w:szCs w:val="22"/>
          <w:lang w:val="en-GB"/>
          <w:del w:id="1110" w:author="Unknown Author" w:date="2025-10-24T12:12:27Z"/>
        </w:rPr>
      </w:pPr>
      <w:del w:id="1109" w:author="Unknown Author" w:date="2025-10-24T12:12:27Z">
        <w:r>
          <w:rPr>
            <w:sz w:val="22"/>
            <w:szCs w:val="22"/>
            <w:lang w:val="en-GB"/>
          </w:rPr>
        </w:r>
      </w:del>
    </w:p>
    <w:p>
      <w:pPr>
        <w:pStyle w:val="Normal"/>
        <w:rPr>
          <w:b/>
          <w:bCs/>
          <w:sz w:val="22"/>
          <w:szCs w:val="22"/>
          <w:lang w:val="en-GB"/>
          <w:del w:id="1112" w:author="Unknown Author" w:date="2025-10-24T12:12:27Z"/>
        </w:rPr>
      </w:pPr>
      <w:del w:id="1111" w:author="Unknown Author" w:date="2025-10-24T12:12:27Z">
        <w:r>
          <w:rPr>
            <w:b/>
            <w:bCs/>
            <w:sz w:val="22"/>
            <w:szCs w:val="22"/>
            <w:lang w:val="en-GB"/>
          </w:rPr>
          <w:delText>4.5.3 Being away (BA)</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114" w:author="Unknown Author" w:date="2025-10-24T12:12:27Z"/>
        </w:rPr>
      </w:pPr>
      <w:del w:id="1113"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116" w:author="Unknown Author" w:date="2025-10-24T12:12:27Z"/>
        </w:rPr>
      </w:pPr>
      <w:del w:id="1115"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1118" w:author="Unknown Author" w:date="2025-10-24T12:12:27Z"/>
        </w:rPr>
      </w:pPr>
      <w:del w:id="1117"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S27</w:delText>
          <w:tab/>
          <w:delText>Residuals for being away</w:delText>
        </w:r>
      </w:del>
    </w:p>
    <w:tbl>
      <w:tblPr>
        <w:tblStyle w:val="Tabellenraster"/>
        <w:tblW w:w="4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5"/>
        <w:gridCol w:w="916"/>
        <w:gridCol w:w="917"/>
        <w:gridCol w:w="916"/>
      </w:tblGrid>
      <w:tr>
        <w:trPr>
          <w:del w:id="1119"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21" w:author="Unknown Author" w:date="2025-10-24T12:12:27Z"/>
              </w:rPr>
            </w:pPr>
            <w:del w:id="112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23" w:author="Unknown Author" w:date="2025-10-24T12:12:27Z"/>
              </w:rPr>
            </w:pPr>
            <w:del w:id="112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25" w:author="Unknown Author" w:date="2025-10-24T12:12:27Z"/>
              </w:rPr>
            </w:pPr>
            <w:del w:id="112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27" w:author="Unknown Author" w:date="2025-10-24T12:12:27Z"/>
              </w:rPr>
            </w:pPr>
            <w:del w:id="112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29" w:author="Unknown Author" w:date="2025-10-24T12:12:27Z"/>
              </w:rPr>
            </w:pPr>
            <w:del w:id="112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1130"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32" w:author="Unknown Author" w:date="2025-10-24T12:12:27Z"/>
              </w:rPr>
            </w:pPr>
            <w:del w:id="113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-3.965</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34" w:author="Unknown Author" w:date="2025-10-24T12:12:27Z"/>
              </w:rPr>
            </w:pPr>
            <w:del w:id="113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-0.508</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36" w:author="Unknown Author" w:date="2025-10-24T12:12:27Z"/>
              </w:rPr>
            </w:pPr>
            <w:del w:id="113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0.071</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38" w:author="Unknown Author" w:date="2025-10-24T12:12:27Z"/>
              </w:rPr>
            </w:pPr>
            <w:del w:id="113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0.649</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40" w:author="Unknown Author" w:date="2025-10-24T12:12:27Z"/>
              </w:rPr>
            </w:pPr>
            <w:del w:id="113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2.406</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1142" w:author="Unknown Author" w:date="2025-10-24T12:12:27Z"/>
        </w:rPr>
      </w:pPr>
      <w:del w:id="1141"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1144" w:author="Unknown Author" w:date="2025-10-24T12:12:27Z"/>
        </w:rPr>
      </w:pPr>
      <w:del w:id="1143"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S28</w:delText>
          <w:tab/>
          <w:delText>Coefficients of the regression analysis of being away</w:delText>
        </w:r>
      </w:del>
    </w:p>
    <w:tbl>
      <w:tblPr>
        <w:tblStyle w:val="Tabellenraster"/>
        <w:tblW w:w="5529"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173"/>
        <w:gridCol w:w="1094"/>
        <w:gridCol w:w="1134"/>
        <w:gridCol w:w="709"/>
        <w:gridCol w:w="1419"/>
      </w:tblGrid>
      <w:tr>
        <w:trPr>
          <w:del w:id="1145" w:author="Unknown Author" w:date="2025-10-24T12:12:27Z"/>
        </w:trPr>
        <w:tc>
          <w:tcPr>
            <w:tcW w:w="117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47" w:author="Unknown Author" w:date="2025-10-24T12:12:27Z"/>
              </w:rPr>
            </w:pPr>
            <w:del w:id="1146" w:author="Unknown Author" w:date="2025-10-24T12:12:27Z">
              <w:r>
                <w:rPr>
                  <w:rFonts w:eastAsia="DengXian Light" w:cs="Calibri" w:cstheme="minorHAnsi" w:eastAsiaTheme="majorEastAsia" w:ascii="Calibri" w:hAnsi="Calibri"/>
                  <w:sz w:val="22"/>
                  <w:szCs w:val="22"/>
                  <w:lang w:val="en-GB" w:eastAsia="en-US" w:bidi="ar-SA"/>
                </w:rPr>
              </w:r>
            </w:del>
          </w:p>
        </w:tc>
        <w:tc>
          <w:tcPr>
            <w:tcW w:w="109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49" w:author="Unknown Author" w:date="2025-10-24T12:12:27Z"/>
              </w:rPr>
            </w:pPr>
            <w:del w:id="114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51" w:author="Unknown Author" w:date="2025-10-24T12:12:27Z"/>
              </w:rPr>
            </w:pPr>
            <w:del w:id="115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70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53" w:author="Unknown Author" w:date="2025-10-24T12:12:27Z"/>
              </w:rPr>
            </w:pPr>
            <w:del w:id="115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55" w:author="Unknown Author" w:date="2025-10-24T12:12:27Z"/>
              </w:rPr>
            </w:pPr>
            <w:del w:id="115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1156" w:author="Unknown Author" w:date="2025-10-24T12:12:27Z"/>
        </w:trPr>
        <w:tc>
          <w:tcPr>
            <w:tcW w:w="117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58" w:author="Unknown Author" w:date="2025-10-24T12:12:27Z"/>
              </w:rPr>
            </w:pPr>
            <w:del w:id="115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09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60" w:author="Unknown Author" w:date="2025-10-24T12:12:27Z"/>
              </w:rPr>
            </w:pPr>
            <w:del w:id="115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-0.00762</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62" w:author="Unknown Author" w:date="2025-10-24T12:12:27Z"/>
              </w:rPr>
            </w:pPr>
            <w:del w:id="116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0.03574</w:delText>
              </w:r>
            </w:del>
          </w:p>
        </w:tc>
        <w:tc>
          <w:tcPr>
            <w:tcW w:w="70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64" w:author="Unknown Author" w:date="2025-10-24T12:12:27Z"/>
              </w:rPr>
            </w:pPr>
            <w:del w:id="116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-0.21</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66" w:author="Unknown Author" w:date="2025-10-24T12:12:27Z"/>
              </w:rPr>
            </w:pPr>
            <w:del w:id="116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0.83115</w:delText>
              </w:r>
            </w:del>
          </w:p>
        </w:tc>
      </w:tr>
      <w:tr>
        <w:trPr>
          <w:del w:id="1167" w:author="Unknown Author" w:date="2025-10-24T12:12:27Z"/>
        </w:trPr>
        <w:tc>
          <w:tcPr>
            <w:tcW w:w="117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69" w:author="Unknown Author" w:date="2025-10-24T12:12:27Z"/>
              </w:rPr>
            </w:pPr>
            <w:del w:id="116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LOC_VISE</w:delText>
              </w:r>
            </w:del>
          </w:p>
        </w:tc>
        <w:tc>
          <w:tcPr>
            <w:tcW w:w="109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71" w:author="Unknown Author" w:date="2025-10-24T12:12:27Z"/>
              </w:rPr>
            </w:pPr>
            <w:del w:id="117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0.11948</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73" w:author="Unknown Author" w:date="2025-10-24T12:12:27Z"/>
              </w:rPr>
            </w:pPr>
            <w:del w:id="117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0.04048</w:delText>
              </w:r>
            </w:del>
          </w:p>
        </w:tc>
        <w:tc>
          <w:tcPr>
            <w:tcW w:w="70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75" w:author="Unknown Author" w:date="2025-10-24T12:12:27Z"/>
              </w:rPr>
            </w:pPr>
            <w:del w:id="117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2.95</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77" w:author="Unknown Author" w:date="2025-10-24T12:12:27Z"/>
              </w:rPr>
            </w:pPr>
            <w:del w:id="117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 xml:space="preserve">0.00326 ** </w:delText>
              </w:r>
            </w:del>
          </w:p>
        </w:tc>
      </w:tr>
      <w:tr>
        <w:trPr>
          <w:del w:id="1178" w:author="Unknown Author" w:date="2025-10-24T12:12:27Z"/>
        </w:trPr>
        <w:tc>
          <w:tcPr>
            <w:tcW w:w="117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80" w:author="Unknown Author" w:date="2025-10-24T12:12:27Z"/>
              </w:rPr>
            </w:pPr>
            <w:del w:id="117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FEELNAT</w:delText>
              </w:r>
            </w:del>
          </w:p>
        </w:tc>
        <w:tc>
          <w:tcPr>
            <w:tcW w:w="109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82" w:author="Unknown Author" w:date="2025-10-24T12:12:27Z"/>
              </w:rPr>
            </w:pPr>
            <w:del w:id="118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0.18740</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84" w:author="Unknown Author" w:date="2025-10-24T12:12:27Z"/>
              </w:rPr>
            </w:pPr>
            <w:del w:id="118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0.03686</w:delText>
              </w:r>
            </w:del>
          </w:p>
        </w:tc>
        <w:tc>
          <w:tcPr>
            <w:tcW w:w="70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86" w:author="Unknown Author" w:date="2025-10-24T12:12:27Z"/>
              </w:rPr>
            </w:pPr>
            <w:del w:id="118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5.08</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88" w:author="Unknown Author" w:date="2025-10-24T12:12:27Z"/>
              </w:rPr>
            </w:pPr>
            <w:del w:id="118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4.7e-07 ***</w:delText>
              </w:r>
            </w:del>
          </w:p>
        </w:tc>
      </w:tr>
      <w:tr>
        <w:trPr>
          <w:del w:id="1189" w:author="Unknown Author" w:date="2025-10-24T12:12:27Z"/>
        </w:trPr>
        <w:tc>
          <w:tcPr>
            <w:tcW w:w="117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91" w:author="Unknown Author" w:date="2025-10-24T12:12:27Z"/>
              </w:rPr>
            </w:pPr>
            <w:del w:id="119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LOC_SENS</w:delText>
              </w:r>
            </w:del>
          </w:p>
        </w:tc>
        <w:tc>
          <w:tcPr>
            <w:tcW w:w="109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93" w:author="Unknown Author" w:date="2025-10-24T12:12:27Z"/>
              </w:rPr>
            </w:pPr>
            <w:del w:id="119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0.14894</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95" w:author="Unknown Author" w:date="2025-10-24T12:12:27Z"/>
              </w:rPr>
            </w:pPr>
            <w:del w:id="119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0.04057</w:delText>
              </w:r>
            </w:del>
          </w:p>
        </w:tc>
        <w:tc>
          <w:tcPr>
            <w:tcW w:w="70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197" w:author="Unknown Author" w:date="2025-10-24T12:12:27Z"/>
              </w:rPr>
            </w:pPr>
            <w:del w:id="119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3.67</w:delText>
              </w:r>
            </w:del>
          </w:p>
        </w:tc>
        <w:tc>
          <w:tcPr>
            <w:tcW w:w="141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199" w:author="Unknown Author" w:date="2025-10-24T12:12:27Z"/>
              </w:rPr>
            </w:pPr>
            <w:del w:id="119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0.00026 ***</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1201" w:author="Unknown Author" w:date="2025-10-24T12:12:27Z"/>
        </w:rPr>
      </w:pPr>
      <w:del w:id="1200"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203" w:author="Unknown Author" w:date="2025-10-24T12:12:27Z"/>
        </w:rPr>
      </w:pPr>
      <w:del w:id="1202"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205" w:author="Unknown Author" w:date="2025-10-24T12:12:27Z"/>
        </w:rPr>
      </w:pPr>
      <w:del w:id="1204"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207" w:author="Unknown Author" w:date="2025-10-24T12:12:27Z"/>
        </w:rPr>
      </w:pPr>
      <w:del w:id="1206"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0.948 on 700 degrees of freedom (43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209" w:author="Unknown Author" w:date="2025-10-24T12:12:27Z"/>
        </w:rPr>
      </w:pPr>
      <w:del w:id="1208"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0.114,  Adjusted R-squared: 0.11 </w:delText>
        </w:r>
      </w:del>
    </w:p>
    <w:p>
      <w:pPr>
        <w:pStyle w:val="HTMLPreformatted"/>
        <w:rPr>
          <w:rFonts w:ascii="Calibri" w:hAnsi="Calibri" w:cs="Calibri" w:asciiTheme="minorHAnsi" w:cstheme="minorHAnsi" w:hAnsiTheme="minorHAnsi"/>
          <w:sz w:val="22"/>
          <w:szCs w:val="22"/>
          <w:lang w:val="en-GB"/>
          <w:del w:id="1211" w:author="Unknown Author" w:date="2025-10-24T12:12:27Z"/>
        </w:rPr>
      </w:pPr>
      <w:del w:id="1210"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30 on 3 and 700 DF,  p-value: &lt;2e-16</w:delText>
        </w:r>
      </w:del>
    </w:p>
    <w:p>
      <w:pPr>
        <w:pStyle w:val="Normal"/>
        <w:rPr>
          <w:sz w:val="22"/>
          <w:szCs w:val="22"/>
          <w:lang w:val="en-GB"/>
          <w:del w:id="1213" w:author="Unknown Author" w:date="2025-10-24T12:12:27Z"/>
        </w:rPr>
      </w:pPr>
      <w:del w:id="1212" w:author="Unknown Author" w:date="2025-10-24T12:12:27Z">
        <w:r>
          <w:rPr>
            <w:sz w:val="22"/>
            <w:szCs w:val="22"/>
            <w:lang w:val="en-GB"/>
          </w:rPr>
        </w:r>
      </w:del>
    </w:p>
    <w:p>
      <w:pPr>
        <w:pStyle w:val="Normal"/>
        <w:rPr>
          <w:sz w:val="22"/>
          <w:szCs w:val="22"/>
          <w:lang w:val="en-GB"/>
          <w:del w:id="1215" w:author="Unknown Author" w:date="2025-10-24T12:12:27Z"/>
        </w:rPr>
      </w:pPr>
      <w:del w:id="1214" w:author="Unknown Author" w:date="2025-10-24T12:12:27Z">
        <w:r>
          <w:rPr>
            <w:sz w:val="22"/>
            <w:szCs w:val="22"/>
            <w:lang w:val="en-GB"/>
          </w:rPr>
        </w:r>
      </w:del>
    </w:p>
    <w:p>
      <w:pPr>
        <w:pStyle w:val="Normal"/>
        <w:rPr>
          <w:sz w:val="22"/>
          <w:szCs w:val="22"/>
          <w:lang w:val="en-GB"/>
          <w:del w:id="1217" w:author="Unknown Author" w:date="2025-10-24T12:12:27Z"/>
        </w:rPr>
      </w:pPr>
      <w:del w:id="1216" w:author="Unknown Author" w:date="2025-10-24T12:12:27Z">
        <w:r>
          <w:rPr>
            <w:sz w:val="22"/>
            <w:szCs w:val="22"/>
            <w:lang w:val="en-GB"/>
          </w:rPr>
        </w:r>
      </w:del>
    </w:p>
    <w:p>
      <w:pPr>
        <w:pStyle w:val="Normal"/>
        <w:rPr>
          <w:b/>
          <w:bCs/>
          <w:sz w:val="22"/>
          <w:szCs w:val="22"/>
          <w:lang w:val="en-GB"/>
          <w:del w:id="1219" w:author="Unknown Author" w:date="2025-10-24T12:12:27Z"/>
        </w:rPr>
      </w:pPr>
      <w:del w:id="1218" w:author="Unknown Author" w:date="2025-10-24T12:12:27Z">
        <w:r>
          <w:rPr>
            <w:b/>
            <w:bCs/>
            <w:sz w:val="22"/>
            <w:szCs w:val="22"/>
            <w:lang w:val="en-GB"/>
          </w:rPr>
          <w:delText>4.5.4 Extent and coherence (EC)</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221" w:author="Unknown Author" w:date="2025-10-24T12:12:27Z"/>
        </w:rPr>
      </w:pPr>
      <w:del w:id="1220"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223" w:author="Unknown Author" w:date="2025-10-24T12:12:27Z"/>
        </w:rPr>
      </w:pPr>
      <w:del w:id="1222"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1225" w:author="Unknown Author" w:date="2025-10-24T12:12:27Z"/>
        </w:rPr>
      </w:pPr>
      <w:del w:id="1224"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S29</w:delText>
          <w:tab/>
          <w:delText>Residuals for extent and coherence</w:delText>
        </w:r>
      </w:del>
    </w:p>
    <w:tbl>
      <w:tblPr>
        <w:tblStyle w:val="Tabellenraster"/>
        <w:tblW w:w="467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29"/>
        <w:gridCol w:w="914"/>
        <w:gridCol w:w="991"/>
        <w:gridCol w:w="851"/>
        <w:gridCol w:w="993"/>
      </w:tblGrid>
      <w:tr>
        <w:trPr>
          <w:del w:id="1226" w:author="Unknown Author" w:date="2025-10-24T12:12:27Z"/>
        </w:trPr>
        <w:tc>
          <w:tcPr>
            <w:tcW w:w="92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28" w:author="Unknown Author" w:date="2025-10-24T12:12:27Z"/>
              </w:rPr>
            </w:pPr>
            <w:del w:id="122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30" w:author="Unknown Author" w:date="2025-10-24T12:12:27Z"/>
              </w:rPr>
            </w:pPr>
            <w:del w:id="122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32" w:author="Unknown Author" w:date="2025-10-24T12:12:27Z"/>
              </w:rPr>
            </w:pPr>
            <w:del w:id="123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34" w:author="Unknown Author" w:date="2025-10-24T12:12:27Z"/>
              </w:rPr>
            </w:pPr>
            <w:del w:id="123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36" w:author="Unknown Author" w:date="2025-10-24T12:12:27Z"/>
              </w:rPr>
            </w:pPr>
            <w:del w:id="123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1237" w:author="Unknown Author" w:date="2025-10-24T12:12:27Z"/>
        </w:trPr>
        <w:tc>
          <w:tcPr>
            <w:tcW w:w="92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39" w:author="Unknown Author" w:date="2025-10-24T12:12:27Z"/>
              </w:rPr>
            </w:pPr>
            <w:del w:id="123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-2.9263</w:delText>
              </w:r>
            </w:del>
          </w:p>
        </w:tc>
        <w:tc>
          <w:tcPr>
            <w:tcW w:w="91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41" w:author="Unknown Author" w:date="2025-10-24T12:12:27Z"/>
              </w:rPr>
            </w:pPr>
            <w:del w:id="124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-0.5456</w:delText>
              </w:r>
            </w:del>
          </w:p>
        </w:tc>
        <w:tc>
          <w:tcPr>
            <w:tcW w:w="99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43" w:author="Unknown Author" w:date="2025-10-24T12:12:27Z"/>
              </w:rPr>
            </w:pPr>
            <w:del w:id="124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-0.0452</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45" w:author="Unknown Author" w:date="2025-10-24T12:12:27Z"/>
              </w:rPr>
            </w:pPr>
            <w:del w:id="124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0.6817</w:delText>
              </w:r>
            </w:del>
          </w:p>
        </w:tc>
        <w:tc>
          <w:tcPr>
            <w:tcW w:w="99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47" w:author="Unknown Author" w:date="2025-10-24T12:12:27Z"/>
              </w:rPr>
            </w:pPr>
            <w:del w:id="124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2.3709</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1249" w:author="Unknown Author" w:date="2025-10-24T12:12:27Z"/>
        </w:rPr>
      </w:pPr>
      <w:del w:id="1248"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251" w:author="Unknown Author" w:date="2025-10-24T12:12:27Z"/>
        </w:rPr>
      </w:pPr>
      <w:del w:id="1250"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1253" w:author="Unknown Author" w:date="2025-10-24T12:12:27Z"/>
        </w:rPr>
      </w:pPr>
      <w:del w:id="1252"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S30</w:delText>
          <w:tab/>
          <w:delText>Coefficients of the regression analysis of extent and coherence</w:delText>
        </w:r>
      </w:del>
    </w:p>
    <w:tbl>
      <w:tblPr>
        <w:tblStyle w:val="Tabellenraster"/>
        <w:tblW w:w="60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569"/>
        <w:gridCol w:w="1124"/>
        <w:gridCol w:w="1135"/>
        <w:gridCol w:w="850"/>
        <w:gridCol w:w="1418"/>
      </w:tblGrid>
      <w:tr>
        <w:trPr>
          <w:del w:id="1254" w:author="Unknown Author" w:date="2025-10-24T12:12:27Z"/>
        </w:trPr>
        <w:tc>
          <w:tcPr>
            <w:tcW w:w="156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256" w:author="Unknown Author" w:date="2025-10-24T12:12:27Z"/>
              </w:rPr>
            </w:pPr>
            <w:del w:id="1255" w:author="Unknown Author" w:date="2025-10-24T12:12:27Z">
              <w:r>
                <w:rPr>
                  <w:rFonts w:eastAsia="DengXian Light" w:cs="Calibri" w:cstheme="minorHAnsi" w:eastAsiaTheme="majorEastAsia" w:ascii="Calibri" w:hAnsi="Calibri"/>
                  <w:sz w:val="22"/>
                  <w:szCs w:val="22"/>
                  <w:lang w:val="en-GB" w:eastAsia="en-US" w:bidi="ar-SA"/>
                </w:rPr>
              </w:r>
            </w:del>
          </w:p>
        </w:tc>
        <w:tc>
          <w:tcPr>
            <w:tcW w:w="112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58" w:author="Unknown Author" w:date="2025-10-24T12:12:27Z"/>
              </w:rPr>
            </w:pPr>
            <w:del w:id="125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1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60" w:author="Unknown Author" w:date="2025-10-24T12:12:27Z"/>
              </w:rPr>
            </w:pPr>
            <w:del w:id="125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62" w:author="Unknown Author" w:date="2025-10-24T12:12:27Z"/>
              </w:rPr>
            </w:pPr>
            <w:del w:id="126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264" w:author="Unknown Author" w:date="2025-10-24T12:12:27Z"/>
              </w:rPr>
            </w:pPr>
            <w:del w:id="126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1265" w:author="Unknown Author" w:date="2025-10-24T12:12:27Z"/>
        </w:trPr>
        <w:tc>
          <w:tcPr>
            <w:tcW w:w="156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267" w:author="Unknown Author" w:date="2025-10-24T12:12:27Z"/>
              </w:rPr>
            </w:pPr>
            <w:del w:id="126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12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69" w:author="Unknown Author" w:date="2025-10-24T12:12:27Z"/>
              </w:rPr>
            </w:pPr>
            <w:del w:id="126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-0.00850</w:delText>
              </w:r>
            </w:del>
          </w:p>
        </w:tc>
        <w:tc>
          <w:tcPr>
            <w:tcW w:w="11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71" w:author="Unknown Author" w:date="2025-10-24T12:12:27Z"/>
              </w:rPr>
            </w:pPr>
            <w:del w:id="127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0.03665</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73" w:author="Unknown Author" w:date="2025-10-24T12:12:27Z"/>
              </w:rPr>
            </w:pPr>
            <w:del w:id="127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-0.23</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275" w:author="Unknown Author" w:date="2025-10-24T12:12:27Z"/>
              </w:rPr>
            </w:pPr>
            <w:del w:id="127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0.81665</w:delText>
              </w:r>
            </w:del>
          </w:p>
        </w:tc>
      </w:tr>
      <w:tr>
        <w:trPr>
          <w:del w:id="1276" w:author="Unknown Author" w:date="2025-10-24T12:12:27Z"/>
        </w:trPr>
        <w:tc>
          <w:tcPr>
            <w:tcW w:w="156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278" w:author="Unknown Author" w:date="2025-10-24T12:12:27Z"/>
              </w:rPr>
            </w:pPr>
            <w:del w:id="127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LOC_SENS</w:delText>
              </w:r>
            </w:del>
          </w:p>
        </w:tc>
        <w:tc>
          <w:tcPr>
            <w:tcW w:w="112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80" w:author="Unknown Author" w:date="2025-10-24T12:12:27Z"/>
              </w:rPr>
            </w:pPr>
            <w:del w:id="127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0.14389</w:delText>
              </w:r>
            </w:del>
          </w:p>
        </w:tc>
        <w:tc>
          <w:tcPr>
            <w:tcW w:w="11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82" w:author="Unknown Author" w:date="2025-10-24T12:12:27Z"/>
              </w:rPr>
            </w:pPr>
            <w:del w:id="128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0.04084</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84" w:author="Unknown Author" w:date="2025-10-24T12:12:27Z"/>
              </w:rPr>
            </w:pPr>
            <w:del w:id="128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3.52</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286" w:author="Unknown Author" w:date="2025-10-24T12:12:27Z"/>
              </w:rPr>
            </w:pPr>
            <w:del w:id="128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0.00045 ***</w:delText>
              </w:r>
            </w:del>
          </w:p>
        </w:tc>
      </w:tr>
      <w:tr>
        <w:trPr>
          <w:del w:id="1287" w:author="Unknown Author" w:date="2025-10-24T12:12:27Z"/>
        </w:trPr>
        <w:tc>
          <w:tcPr>
            <w:tcW w:w="156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289" w:author="Unknown Author" w:date="2025-10-24T12:12:27Z"/>
              </w:rPr>
            </w:pPr>
            <w:del w:id="128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LCFOREST_sqrt</w:delText>
              </w:r>
            </w:del>
          </w:p>
        </w:tc>
        <w:tc>
          <w:tcPr>
            <w:tcW w:w="112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91" w:author="Unknown Author" w:date="2025-10-24T12:12:27Z"/>
              </w:rPr>
            </w:pPr>
            <w:del w:id="129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-0.08886</w:delText>
              </w:r>
            </w:del>
          </w:p>
        </w:tc>
        <w:tc>
          <w:tcPr>
            <w:tcW w:w="11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93" w:author="Unknown Author" w:date="2025-10-24T12:12:27Z"/>
              </w:rPr>
            </w:pPr>
            <w:del w:id="129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0.03750</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295" w:author="Unknown Author" w:date="2025-10-24T12:12:27Z"/>
              </w:rPr>
            </w:pPr>
            <w:del w:id="129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-2.37</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297" w:author="Unknown Author" w:date="2025-10-24T12:12:27Z"/>
              </w:rPr>
            </w:pPr>
            <w:del w:id="129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0.01808 *</w:delText>
              </w:r>
            </w:del>
          </w:p>
        </w:tc>
      </w:tr>
      <w:tr>
        <w:trPr>
          <w:del w:id="1298" w:author="Unknown Author" w:date="2025-10-24T12:12:27Z"/>
        </w:trPr>
        <w:tc>
          <w:tcPr>
            <w:tcW w:w="1569"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00" w:author="Unknown Author" w:date="2025-10-24T12:12:27Z"/>
              </w:rPr>
            </w:pPr>
            <w:del w:id="129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LOC_SCEN</w:delText>
              </w:r>
            </w:del>
          </w:p>
        </w:tc>
        <w:tc>
          <w:tcPr>
            <w:tcW w:w="112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02" w:author="Unknown Author" w:date="2025-10-24T12:12:27Z"/>
              </w:rPr>
            </w:pPr>
            <w:del w:id="130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0.00289</w:delText>
              </w:r>
            </w:del>
          </w:p>
        </w:tc>
        <w:tc>
          <w:tcPr>
            <w:tcW w:w="113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04" w:author="Unknown Author" w:date="2025-10-24T12:12:27Z"/>
              </w:rPr>
            </w:pPr>
            <w:del w:id="130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0.04120</w:delText>
              </w:r>
            </w:del>
          </w:p>
        </w:tc>
        <w:tc>
          <w:tcPr>
            <w:tcW w:w="850"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06" w:author="Unknown Author" w:date="2025-10-24T12:12:27Z"/>
              </w:rPr>
            </w:pPr>
            <w:del w:id="130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0.07</w:delText>
              </w:r>
            </w:del>
          </w:p>
        </w:tc>
        <w:tc>
          <w:tcPr>
            <w:tcW w:w="1418"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08" w:author="Unknown Author" w:date="2025-10-24T12:12:27Z"/>
              </w:rPr>
            </w:pPr>
            <w:del w:id="130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0.94407</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1310" w:author="Unknown Author" w:date="2025-10-24T12:12:27Z"/>
        </w:rPr>
      </w:pPr>
      <w:del w:id="130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312" w:author="Unknown Author" w:date="2025-10-24T12:12:27Z"/>
        </w:rPr>
      </w:pPr>
      <w:del w:id="1311"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314" w:author="Unknown Author" w:date="2025-10-24T12:12:27Z"/>
        </w:rPr>
      </w:pPr>
      <w:del w:id="1313"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316" w:author="Unknown Author" w:date="2025-10-24T12:12:27Z"/>
        </w:rPr>
      </w:pPr>
      <w:del w:id="1315"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0.985 on 719 degrees of freedom (24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318" w:author="Unknown Author" w:date="2025-10-24T12:12:27Z"/>
        </w:rPr>
      </w:pPr>
      <w:del w:id="1317"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0.03,  Adjusted R-squared: 0.0259 </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320" w:author="Unknown Author" w:date="2025-10-24T12:12:27Z"/>
        </w:rPr>
      </w:pPr>
      <w:del w:id="131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7.4 on 3 and 719 DF,  p-value: 6.88e-05</w:delText>
        </w:r>
      </w:del>
    </w:p>
    <w:p>
      <w:pPr>
        <w:pStyle w:val="Normal"/>
        <w:rPr>
          <w:sz w:val="22"/>
          <w:szCs w:val="22"/>
          <w:lang w:val="en-GB"/>
          <w:del w:id="1322" w:author="Unknown Author" w:date="2025-10-24T12:12:27Z"/>
        </w:rPr>
      </w:pPr>
      <w:del w:id="1321" w:author="Unknown Author" w:date="2025-10-24T12:12:27Z">
        <w:r>
          <w:rPr>
            <w:sz w:val="22"/>
            <w:szCs w:val="22"/>
            <w:lang w:val="en-GB"/>
          </w:rPr>
        </w:r>
      </w:del>
    </w:p>
    <w:p>
      <w:pPr>
        <w:pStyle w:val="Normal"/>
        <w:rPr>
          <w:sz w:val="22"/>
          <w:szCs w:val="22"/>
          <w:lang w:val="en-GB"/>
          <w:del w:id="1324" w:author="Unknown Author" w:date="2025-10-24T12:12:27Z"/>
        </w:rPr>
      </w:pPr>
      <w:del w:id="1323" w:author="Unknown Author" w:date="2025-10-24T12:12:27Z">
        <w:r>
          <w:rPr>
            <w:sz w:val="22"/>
            <w:szCs w:val="22"/>
            <w:lang w:val="en-GB"/>
          </w:rPr>
        </w:r>
      </w:del>
    </w:p>
    <w:p>
      <w:pPr>
        <w:pStyle w:val="Normal"/>
        <w:rPr>
          <w:sz w:val="22"/>
          <w:szCs w:val="22"/>
          <w:lang w:val="en-GB"/>
          <w:del w:id="1326" w:author="Unknown Author" w:date="2025-10-24T12:12:27Z"/>
        </w:rPr>
      </w:pPr>
      <w:del w:id="1325" w:author="Unknown Author" w:date="2025-10-24T12:12:27Z">
        <w:r>
          <w:rPr>
            <w:sz w:val="22"/>
            <w:szCs w:val="22"/>
            <w:lang w:val="en-GB"/>
          </w:rPr>
        </w:r>
      </w:del>
    </w:p>
    <w:p>
      <w:pPr>
        <w:pStyle w:val="Normal"/>
        <w:rPr>
          <w:b/>
          <w:bCs/>
          <w:sz w:val="22"/>
          <w:szCs w:val="22"/>
          <w:lang w:val="en-GB"/>
          <w:del w:id="1328" w:author="Unknown Author" w:date="2025-10-24T12:12:27Z"/>
        </w:rPr>
      </w:pPr>
      <w:del w:id="1327" w:author="Unknown Author" w:date="2025-10-24T12:12:27Z">
        <w:r>
          <w:rPr>
            <w:b/>
            <w:bCs/>
            <w:sz w:val="22"/>
            <w:szCs w:val="22"/>
            <w:lang w:val="en-GB"/>
          </w:rPr>
          <w:delText>4.5.5 Scope and compatibility (ES)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330" w:author="Unknown Author" w:date="2025-10-24T12:12:27Z"/>
        </w:rPr>
      </w:pPr>
      <w:del w:id="1329"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Call: lm(formula = formula(step_model), data = D_tst)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332" w:author="Unknown Author" w:date="2025-10-24T12:12:27Z"/>
        </w:rPr>
      </w:pPr>
      <w:del w:id="1331"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1334" w:author="Unknown Author" w:date="2025-10-24T12:12:27Z"/>
        </w:rPr>
      </w:pPr>
      <w:del w:id="1333"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S31</w:delText>
          <w:tab/>
          <w:delText>Residuals for scope and compatibility</w:delText>
        </w:r>
      </w:del>
    </w:p>
    <w:tbl>
      <w:tblPr>
        <w:tblStyle w:val="Tabellenraster"/>
        <w:tblW w:w="4505"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41"/>
        <w:gridCol w:w="915"/>
        <w:gridCol w:w="916"/>
        <w:gridCol w:w="917"/>
        <w:gridCol w:w="916"/>
      </w:tblGrid>
      <w:tr>
        <w:trPr>
          <w:del w:id="1335"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37" w:author="Unknown Author" w:date="2025-10-24T12:12:27Z"/>
              </w:rPr>
            </w:pPr>
            <w:del w:id="133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Min</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39" w:author="Unknown Author" w:date="2025-10-24T12:12:27Z"/>
              </w:rPr>
            </w:pPr>
            <w:del w:id="133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1Q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41" w:author="Unknown Author" w:date="2025-10-24T12:12:27Z"/>
              </w:rPr>
            </w:pPr>
            <w:del w:id="134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Median</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43" w:author="Unknown Author" w:date="2025-10-24T12:12:27Z"/>
              </w:rPr>
            </w:pPr>
            <w:del w:id="134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3Q</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45" w:author="Unknown Author" w:date="2025-10-24T12:12:27Z"/>
              </w:rPr>
            </w:pPr>
            <w:del w:id="134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Max</w:delText>
              </w:r>
            </w:del>
          </w:p>
        </w:tc>
      </w:tr>
      <w:tr>
        <w:trPr>
          <w:del w:id="1346" w:author="Unknown Author" w:date="2025-10-24T12:12:27Z"/>
        </w:trPr>
        <w:tc>
          <w:tcPr>
            <w:tcW w:w="84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48" w:author="Unknown Author" w:date="2025-10-24T12:12:27Z"/>
              </w:rPr>
            </w:pPr>
            <w:del w:id="134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-3.511</w:delText>
              </w:r>
            </w:del>
          </w:p>
        </w:tc>
        <w:tc>
          <w:tcPr>
            <w:tcW w:w="915"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50" w:author="Unknown Author" w:date="2025-10-24T12:12:27Z"/>
              </w:rPr>
            </w:pPr>
            <w:del w:id="134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-0.539</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52" w:author="Unknown Author" w:date="2025-10-24T12:12:27Z"/>
              </w:rPr>
            </w:pPr>
            <w:del w:id="135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0.144</w:delText>
              </w:r>
            </w:del>
          </w:p>
        </w:tc>
        <w:tc>
          <w:tcPr>
            <w:tcW w:w="917"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54" w:author="Unknown Author" w:date="2025-10-24T12:12:27Z"/>
              </w:rPr>
            </w:pPr>
            <w:del w:id="135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0.685</w:delText>
              </w:r>
            </w:del>
          </w:p>
        </w:tc>
        <w:tc>
          <w:tcPr>
            <w:tcW w:w="91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center"/>
              <w:rPr>
                <w:rStyle w:val="HTMLCode"/>
                <w:rFonts w:ascii="Calibri" w:hAnsi="Calibri" w:eastAsia="DengXian Light" w:cs="Calibri" w:asciiTheme="minorHAnsi" w:cstheme="minorHAnsi" w:eastAsiaTheme="majorEastAsia" w:hAnsiTheme="minorHAnsi"/>
                <w:sz w:val="22"/>
                <w:szCs w:val="22"/>
                <w:lang w:val="en-GB"/>
                <w:del w:id="1356" w:author="Unknown Author" w:date="2025-10-24T12:12:27Z"/>
              </w:rPr>
            </w:pPr>
            <w:del w:id="135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2.301</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1358" w:author="Unknown Author" w:date="2025-10-24T12:12:27Z"/>
        </w:rPr>
      </w:pPr>
      <w:del w:id="1357" w:author="Unknown Author" w:date="2025-10-24T12:12:27Z">
        <w:r>
          <w:rPr>
            <w:rFonts w:eastAsia="DengXian Light" w:cs="Calibri" w:cstheme="minorHAnsi" w:eastAsiaTheme="majorEastAsia" w:ascii="Calibri" w:hAnsi="Calibri"/>
            <w:sz w:val="22"/>
            <w:szCs w:val="22"/>
            <w:lang w:val="en-GB"/>
          </w:rPr>
        </w:r>
      </w:del>
    </w:p>
    <w:p>
      <w:pPr>
        <w:pStyle w:val="HTMLPreformatted"/>
        <w:tabs>
          <w:tab w:val="clear" w:pos="916"/>
          <w:tab w:val="left" w:pos="1134"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ind w:hanging="1134" w:left="1134"/>
        <w:rPr>
          <w:rStyle w:val="HTMLCode"/>
          <w:rFonts w:ascii="Calibri" w:hAnsi="Calibri" w:eastAsia="DengXian Light" w:cs="Calibri" w:asciiTheme="minorHAnsi" w:cstheme="minorHAnsi" w:eastAsiaTheme="majorEastAsia" w:hAnsiTheme="minorHAnsi"/>
          <w:i/>
          <w:i/>
          <w:iCs/>
          <w:sz w:val="22"/>
          <w:szCs w:val="22"/>
          <w:lang w:val="en-GB"/>
          <w:del w:id="1360" w:author="Unknown Author" w:date="2025-10-24T12:12:27Z"/>
        </w:rPr>
      </w:pPr>
      <w:del w:id="1359" w:author="Unknown Author" w:date="2025-10-24T12:12:27Z">
        <w:r>
          <w:rPr>
            <w:rStyle w:val="HTMLCode"/>
            <w:rFonts w:eastAsia="DengXian Light" w:cs="Calibri" w:ascii="Calibri" w:hAnsi="Calibri" w:asciiTheme="minorHAnsi" w:cstheme="minorHAnsi" w:eastAsiaTheme="majorEastAsia" w:hAnsiTheme="minorHAnsi"/>
            <w:i/>
            <w:iCs/>
            <w:sz w:val="22"/>
            <w:szCs w:val="22"/>
            <w:lang w:val="en-GB"/>
          </w:rPr>
          <w:delText>Table S32</w:delText>
          <w:tab/>
          <w:delText>Coefficients of the regression analysis of scope and compatibility</w:delText>
        </w:r>
      </w:del>
    </w:p>
    <w:tbl>
      <w:tblPr>
        <w:tblStyle w:val="Tabellenraster"/>
        <w:tblW w:w="6096"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703"/>
        <w:gridCol w:w="1132"/>
        <w:gridCol w:w="1134"/>
        <w:gridCol w:w="851"/>
        <w:gridCol w:w="1276"/>
      </w:tblGrid>
      <w:tr>
        <w:trPr>
          <w:del w:id="1361" w:author="Unknown Author" w:date="2025-10-24T12:12:27Z"/>
        </w:trPr>
        <w:tc>
          <w:tcPr>
            <w:tcW w:w="170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63" w:author="Unknown Author" w:date="2025-10-24T12:12:27Z"/>
              </w:rPr>
            </w:pPr>
            <w:del w:id="1362" w:author="Unknown Author" w:date="2025-10-24T12:12:27Z">
              <w:r>
                <w:rPr>
                  <w:rFonts w:eastAsia="DengXian Light" w:cs="Calibri" w:cstheme="minorHAnsi" w:eastAsiaTheme="majorEastAsia" w:ascii="Calibri" w:hAnsi="Calibri"/>
                  <w:sz w:val="22"/>
                  <w:szCs w:val="22"/>
                  <w:lang w:val="en-GB" w:eastAsia="en-US" w:bidi="ar-SA"/>
                </w:rPr>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65" w:author="Unknown Author" w:date="2025-10-24T12:12:27Z"/>
              </w:rPr>
            </w:pPr>
            <w:del w:id="136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Estimate</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67" w:author="Unknown Author" w:date="2025-10-24T12:12:27Z"/>
              </w:rPr>
            </w:pPr>
            <w:del w:id="136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Std. Error</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69" w:author="Unknown Author" w:date="2025-10-24T12:12:27Z"/>
              </w:rPr>
            </w:pPr>
            <w:del w:id="136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t value</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71" w:author="Unknown Author" w:date="2025-10-24T12:12:27Z"/>
              </w:rPr>
            </w:pPr>
            <w:del w:id="137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Pr(&gt;|t|)</w:delText>
              </w:r>
            </w:del>
          </w:p>
        </w:tc>
      </w:tr>
      <w:tr>
        <w:trPr>
          <w:del w:id="1372" w:author="Unknown Author" w:date="2025-10-24T12:12:27Z"/>
        </w:trPr>
        <w:tc>
          <w:tcPr>
            <w:tcW w:w="170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74" w:author="Unknown Author" w:date="2025-10-24T12:12:27Z"/>
              </w:rPr>
            </w:pPr>
            <w:del w:id="137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(Intercept)</w:delText>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76" w:author="Unknown Author" w:date="2025-10-24T12:12:27Z"/>
              </w:rPr>
            </w:pPr>
            <w:del w:id="137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0.03175</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78" w:author="Unknown Author" w:date="2025-10-24T12:12:27Z"/>
              </w:rPr>
            </w:pPr>
            <w:del w:id="137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0.04168</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80" w:author="Unknown Author" w:date="2025-10-24T12:12:27Z"/>
              </w:rPr>
            </w:pPr>
            <w:del w:id="137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0.76</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82" w:author="Unknown Author" w:date="2025-10-24T12:12:27Z"/>
              </w:rPr>
            </w:pPr>
            <w:del w:id="138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0.4464</w:delText>
              </w:r>
            </w:del>
          </w:p>
        </w:tc>
      </w:tr>
      <w:tr>
        <w:trPr>
          <w:del w:id="1383" w:author="Unknown Author" w:date="2025-10-24T12:12:27Z"/>
        </w:trPr>
        <w:tc>
          <w:tcPr>
            <w:tcW w:w="170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85" w:author="Unknown Author" w:date="2025-10-24T12:12:27Z"/>
              </w:rPr>
            </w:pPr>
            <w:del w:id="138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LNOISE</w:delText>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87" w:author="Unknown Author" w:date="2025-10-24T12:12:27Z"/>
              </w:rPr>
            </w:pPr>
            <w:del w:id="138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0.13367</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89" w:author="Unknown Author" w:date="2025-10-24T12:12:27Z"/>
              </w:rPr>
            </w:pPr>
            <w:del w:id="138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0.04325</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91" w:author="Unknown Author" w:date="2025-10-24T12:12:27Z"/>
              </w:rPr>
            </w:pPr>
            <w:del w:id="139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3.09</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93" w:author="Unknown Author" w:date="2025-10-24T12:12:27Z"/>
              </w:rPr>
            </w:pPr>
            <w:del w:id="139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0.0021 **</w:delText>
              </w:r>
            </w:del>
          </w:p>
        </w:tc>
      </w:tr>
      <w:tr>
        <w:trPr>
          <w:del w:id="1394" w:author="Unknown Author" w:date="2025-10-24T12:12:27Z"/>
        </w:trPr>
        <w:tc>
          <w:tcPr>
            <w:tcW w:w="170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96" w:author="Unknown Author" w:date="2025-10-24T12:12:27Z"/>
              </w:rPr>
            </w:pPr>
            <w:del w:id="139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LOC_SENS</w:delText>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398" w:author="Unknown Author" w:date="2025-10-24T12:12:27Z"/>
              </w:rPr>
            </w:pPr>
            <w:del w:id="139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0.09971</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00" w:author="Unknown Author" w:date="2025-10-24T12:12:27Z"/>
              </w:rPr>
            </w:pPr>
            <w:del w:id="139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0.04094</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02" w:author="Unknown Author" w:date="2025-10-24T12:12:27Z"/>
              </w:rPr>
            </w:pPr>
            <w:del w:id="140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2.44</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04" w:author="Unknown Author" w:date="2025-10-24T12:12:27Z"/>
              </w:rPr>
            </w:pPr>
            <w:del w:id="140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0.0152 *</w:delText>
              </w:r>
            </w:del>
          </w:p>
        </w:tc>
      </w:tr>
      <w:tr>
        <w:trPr>
          <w:del w:id="1405" w:author="Unknown Author" w:date="2025-10-24T12:12:27Z"/>
        </w:trPr>
        <w:tc>
          <w:tcPr>
            <w:tcW w:w="170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07" w:author="Unknown Author" w:date="2025-10-24T12:12:27Z"/>
              </w:rPr>
            </w:pPr>
            <w:del w:id="140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DISTKM_sqrt</w:delText>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09" w:author="Unknown Author" w:date="2025-10-24T12:12:27Z"/>
              </w:rPr>
            </w:pPr>
            <w:del w:id="140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0.08231</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11" w:author="Unknown Author" w:date="2025-10-24T12:12:27Z"/>
              </w:rPr>
            </w:pPr>
            <w:del w:id="141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0.04048</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13" w:author="Unknown Author" w:date="2025-10-24T12:12:27Z"/>
              </w:rPr>
            </w:pPr>
            <w:del w:id="141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2.03</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15" w:author="Unknown Author" w:date="2025-10-24T12:12:27Z"/>
              </w:rPr>
            </w:pPr>
            <w:del w:id="141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0.0425 *</w:delText>
              </w:r>
            </w:del>
          </w:p>
        </w:tc>
      </w:tr>
      <w:tr>
        <w:trPr>
          <w:del w:id="1416" w:author="Unknown Author" w:date="2025-10-24T12:12:27Z"/>
        </w:trPr>
        <w:tc>
          <w:tcPr>
            <w:tcW w:w="170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18" w:author="Unknown Author" w:date="2025-10-24T12:12:27Z"/>
              </w:rPr>
            </w:pPr>
            <w:del w:id="1417"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FEELNAT</w:delText>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20" w:author="Unknown Author" w:date="2025-10-24T12:12:27Z"/>
              </w:rPr>
            </w:pPr>
            <w:del w:id="1419"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0.25862</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22" w:author="Unknown Author" w:date="2025-10-24T12:12:27Z"/>
              </w:rPr>
            </w:pPr>
            <w:del w:id="1421"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0.04649</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24" w:author="Unknown Author" w:date="2025-10-24T12:12:27Z"/>
              </w:rPr>
            </w:pPr>
            <w:del w:id="1423"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5.56</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26" w:author="Unknown Author" w:date="2025-10-24T12:12:27Z"/>
              </w:rPr>
            </w:pPr>
            <w:del w:id="1425"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4.1e-08 ***</w:delText>
              </w:r>
            </w:del>
          </w:p>
        </w:tc>
      </w:tr>
      <w:tr>
        <w:trPr>
          <w:del w:id="1427" w:author="Unknown Author" w:date="2025-10-24T12:12:27Z"/>
        </w:trPr>
        <w:tc>
          <w:tcPr>
            <w:tcW w:w="1703"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29" w:author="Unknown Author" w:date="2025-10-24T12:12:27Z"/>
              </w:rPr>
            </w:pPr>
            <w:del w:id="1428"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LNOISE:FEELNAT</w:delText>
              </w:r>
            </w:del>
          </w:p>
        </w:tc>
        <w:tc>
          <w:tcPr>
            <w:tcW w:w="1132"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31" w:author="Unknown Author" w:date="2025-10-24T12:12:27Z"/>
              </w:rPr>
            </w:pPr>
            <w:del w:id="1430"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-0.00557</w:delText>
              </w:r>
            </w:del>
          </w:p>
        </w:tc>
        <w:tc>
          <w:tcPr>
            <w:tcW w:w="1134"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33" w:author="Unknown Author" w:date="2025-10-24T12:12:27Z"/>
              </w:rPr>
            </w:pPr>
            <w:del w:id="1432"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0.03433</w:delText>
              </w:r>
            </w:del>
          </w:p>
        </w:tc>
        <w:tc>
          <w:tcPr>
            <w:tcW w:w="851"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35" w:author="Unknown Author" w:date="2025-10-24T12:12:27Z"/>
              </w:rPr>
            </w:pPr>
            <w:del w:id="1434"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-0.16</w:delText>
              </w:r>
            </w:del>
          </w:p>
        </w:tc>
        <w:tc>
          <w:tcPr>
            <w:tcW w:w="1276" w:type="dxa"/>
            <w:tcBorders>
              <w:top w:val="nil"/>
              <w:left w:val="nil"/>
              <w:bottom w:val="nil"/>
              <w:right w:val="nil"/>
            </w:tcBorders>
          </w:tcPr>
          <w:p>
            <w:pPr>
              <w:pStyle w:val="HTMLPreformatted"/>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0" w:after="0"/>
              <w:jc w:val="left"/>
              <w:rPr>
                <w:rStyle w:val="HTMLCode"/>
                <w:rFonts w:ascii="Calibri" w:hAnsi="Calibri" w:eastAsia="DengXian Light" w:cs="Calibri" w:asciiTheme="minorHAnsi" w:cstheme="minorHAnsi" w:eastAsiaTheme="majorEastAsia" w:hAnsiTheme="minorHAnsi"/>
                <w:sz w:val="22"/>
                <w:szCs w:val="22"/>
                <w:lang w:val="en-GB"/>
                <w:del w:id="1437" w:author="Unknown Author" w:date="2025-10-24T12:12:27Z"/>
              </w:rPr>
            </w:pPr>
            <w:del w:id="1436" w:author="Unknown Author" w:date="2025-10-24T12:12:27Z">
              <w:r>
                <w:rPr>
                  <w:rStyle w:val="HTMLCode"/>
                  <w:rFonts w:eastAsia="DengXian Light" w:cs="Calibri" w:ascii="Calibri" w:hAnsi="Calibri" w:asciiTheme="minorHAnsi" w:cstheme="minorHAnsi" w:eastAsiaTheme="majorEastAsia" w:hAnsiTheme="minorHAnsi"/>
                  <w:sz w:val="22"/>
                  <w:szCs w:val="22"/>
                  <w:lang w:val="en-GB" w:eastAsia="en-US" w:bidi="ar-SA"/>
                </w:rPr>
                <w:delText>0.8711</w:delText>
              </w:r>
            </w:del>
          </w:p>
        </w:tc>
      </w:tr>
    </w:tbl>
    <w:p>
      <w:pPr>
        <w:pStyle w:val="HTMLPreformatted"/>
        <w:rPr>
          <w:rStyle w:val="HTMLCode"/>
          <w:rFonts w:ascii="Calibri" w:hAnsi="Calibri" w:eastAsia="DengXian Light" w:cs="Calibri" w:asciiTheme="minorHAnsi" w:cstheme="minorHAnsi" w:eastAsiaTheme="majorEastAsia" w:hAnsiTheme="minorHAnsi"/>
          <w:sz w:val="22"/>
          <w:szCs w:val="22"/>
          <w:lang w:val="en-GB"/>
          <w:del w:id="1439" w:author="Unknown Author" w:date="2025-10-24T12:12:27Z"/>
        </w:rPr>
      </w:pPr>
      <w:del w:id="1438"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441" w:author="Unknown Author" w:date="2025-10-24T12:12:27Z"/>
        </w:rPr>
      </w:pPr>
      <w:del w:id="1440"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Signif. codes:  0 '***' 0.001 '**' 0.01 '*' 0.05 '.' 0.1 ' ' 1</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443" w:author="Unknown Author" w:date="2025-10-24T12:12:27Z"/>
        </w:rPr>
      </w:pPr>
      <w:del w:id="1442" w:author="Unknown Author" w:date="2025-10-24T12:12:27Z">
        <w:r>
          <w:rPr>
            <w:rFonts w:eastAsia="DengXian Light" w:cs="Calibri" w:cstheme="minorHAnsi" w:eastAsiaTheme="majorEastAsia" w:ascii="Calibri" w:hAnsi="Calibri"/>
            <w:sz w:val="22"/>
            <w:szCs w:val="22"/>
            <w:lang w:val="en-GB"/>
          </w:rPr>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445" w:author="Unknown Author" w:date="2025-10-24T12:12:27Z"/>
        </w:rPr>
      </w:pPr>
      <w:del w:id="1444"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Residual standard error: 0.952 on 576 degrees of freedom (165 observations deleted due to missingness)</w:delText>
        </w:r>
      </w:del>
    </w:p>
    <w:p>
      <w:pPr>
        <w:pStyle w:val="HTMLPreformatted"/>
        <w:rPr>
          <w:rStyle w:val="HTMLCode"/>
          <w:rFonts w:ascii="Calibri" w:hAnsi="Calibri" w:eastAsia="DengXian Light" w:cs="Calibri" w:asciiTheme="minorHAnsi" w:cstheme="minorHAnsi" w:eastAsiaTheme="majorEastAsia" w:hAnsiTheme="minorHAnsi"/>
          <w:sz w:val="22"/>
          <w:szCs w:val="22"/>
          <w:lang w:val="en-GB"/>
          <w:del w:id="1447" w:author="Unknown Author" w:date="2025-10-24T12:12:27Z"/>
        </w:rPr>
      </w:pPr>
      <w:del w:id="1446"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 xml:space="preserve">Multiple R-squared: 0.142,  Adjusted R-squared: 0.134 </w:delText>
        </w:r>
      </w:del>
    </w:p>
    <w:p>
      <w:pPr>
        <w:pStyle w:val="HTMLPreformatted"/>
        <w:rPr>
          <w:rFonts w:ascii="Calibri" w:hAnsi="Calibri" w:cs="Calibri" w:asciiTheme="minorHAnsi" w:cstheme="minorHAnsi" w:hAnsiTheme="minorHAnsi"/>
          <w:sz w:val="22"/>
          <w:szCs w:val="22"/>
          <w:lang w:val="en-GB"/>
          <w:del w:id="1449" w:author="Unknown Author" w:date="2025-10-24T12:12:27Z"/>
        </w:rPr>
      </w:pPr>
      <w:del w:id="1448" w:author="Unknown Author" w:date="2025-10-24T12:12:27Z">
        <w:r>
          <w:rPr>
            <w:rStyle w:val="HTMLCode"/>
            <w:rFonts w:eastAsia="DengXian Light" w:cs="Calibri" w:ascii="Calibri" w:hAnsi="Calibri" w:asciiTheme="minorHAnsi" w:cstheme="minorHAnsi" w:eastAsiaTheme="majorEastAsia" w:hAnsiTheme="minorHAnsi"/>
            <w:sz w:val="22"/>
            <w:szCs w:val="22"/>
            <w:lang w:val="en-GB"/>
          </w:rPr>
          <w:delText>F-statistic: 19 on 5 and 576 DF,  p-value: &lt;2e-16</w:delText>
        </w:r>
      </w:del>
    </w:p>
    <w:p>
      <w:pPr>
        <w:pStyle w:val="Normal"/>
        <w:rPr>
          <w:sz w:val="22"/>
          <w:szCs w:val="22"/>
          <w:lang w:val="en-GB"/>
          <w:del w:id="1451" w:author="Unknown Author" w:date="2025-10-24T12:12:27Z"/>
        </w:rPr>
      </w:pPr>
      <w:del w:id="1450" w:author="Unknown Author" w:date="2025-10-24T12:12:27Z">
        <w:r>
          <w:rPr>
            <w:sz w:val="22"/>
            <w:szCs w:val="22"/>
            <w:lang w:val="en-GB"/>
          </w:rPr>
        </w:r>
      </w:del>
    </w:p>
    <w:p>
      <w:pPr>
        <w:pStyle w:val="Normal"/>
        <w:rPr>
          <w:sz w:val="22"/>
          <w:szCs w:val="22"/>
          <w:lang w:val="en-GB"/>
          <w:del w:id="1453" w:author="Unknown Author" w:date="2025-10-24T12:12:27Z"/>
        </w:rPr>
      </w:pPr>
      <w:del w:id="1452" w:author="Unknown Author" w:date="2025-10-24T12:12:27Z">
        <w:r>
          <w:rPr>
            <w:sz w:val="22"/>
            <w:szCs w:val="22"/>
            <w:lang w:val="en-GB"/>
          </w:rPr>
        </w:r>
      </w:del>
    </w:p>
    <w:p>
      <w:pPr>
        <w:pStyle w:val="Normal"/>
        <w:rPr>
          <w:sz w:val="22"/>
          <w:szCs w:val="22"/>
          <w:lang w:val="en-GB"/>
          <w:del w:id="1455" w:author="Unknown Author" w:date="2025-10-24T12:12:27Z"/>
        </w:rPr>
      </w:pPr>
      <w:del w:id="1454" w:author="Unknown Author" w:date="2025-10-24T12:12:27Z">
        <w:r>
          <w:rPr>
            <w:sz w:val="22"/>
            <w:szCs w:val="22"/>
            <w:lang w:val="en-GB"/>
          </w:rPr>
        </w:r>
      </w:del>
    </w:p>
    <w:p>
      <w:pPr>
        <w:pStyle w:val="Normal"/>
        <w:rPr>
          <w:b/>
          <w:bCs/>
          <w:sz w:val="22"/>
          <w:szCs w:val="22"/>
          <w:lang w:val="en-GB"/>
          <w:del w:id="1457" w:author="Unknown Author" w:date="2025-10-24T12:12:27Z"/>
        </w:rPr>
      </w:pPr>
      <w:del w:id="1456" w:author="Unknown Author" w:date="2025-10-24T12:12:27Z">
        <w:r>
          <w:rPr>
            <w:b/>
            <w:bCs/>
            <w:sz w:val="22"/>
            <w:szCs w:val="22"/>
            <w:lang w:val="en-GB"/>
          </w:rPr>
          <w:delText>4.5.6 Legacy codes</w:delText>
        </w:r>
      </w:del>
    </w:p>
    <w:p>
      <w:pPr>
        <w:pStyle w:val="Normal"/>
        <w:rPr>
          <w:sz w:val="22"/>
          <w:szCs w:val="22"/>
          <w:lang w:val="en-GB"/>
          <w:del w:id="1459" w:author="Unknown Author" w:date="2025-10-24T12:12:27Z"/>
        </w:rPr>
      </w:pPr>
      <w:del w:id="1458" w:author="Unknown Author" w:date="2025-10-24T12:12:27Z">
        <w:r>
          <w:rPr>
            <w:sz w:val="22"/>
            <w:szCs w:val="22"/>
            <w:lang w:val="en-GB"/>
          </w:rPr>
          <w:delText>Variable selection over multiple y (not desired)</w:delText>
        </w:r>
      </w:del>
    </w:p>
    <w:p>
      <w:pPr>
        <w:pStyle w:val="Normal"/>
        <w:rPr>
          <w:sz w:val="22"/>
          <w:szCs w:val="22"/>
          <w:lang w:val="en-GB"/>
          <w:del w:id="1461" w:author="Unknown Author" w:date="2025-10-24T12:12:27Z"/>
        </w:rPr>
      </w:pPr>
      <w:del w:id="1460" w:author="Unknown Author" w:date="2025-10-24T12:12:27Z">
        <w:r>
          <w:rPr/>
          <w:drawing>
            <wp:inline distT="0" distB="0" distL="0" distR="0">
              <wp:extent cx="3136900" cy="897890"/>
              <wp:effectExtent l="0" t="0" r="0" b="0"/>
              <wp:docPr id="15" name="Image6" descr="Ein Bild, das Text, Quittung, Schrift, Algebra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Ein Bild, das Text, Quittung, Schrift, Algebra enthält.&#10;&#10;KI-generierte Inhalte können fehlerhaft sein."/>
                      <pic:cNvPicPr>
                        <a:picLocks noChangeAspect="1" noChangeArrowheads="1"/>
                      </pic:cNvPicPr>
                    </pic:nvPicPr>
                    <pic:blipFill>
                      <a:blip r:embed="rId16"/>
                      <a:stretch>
                        <a:fillRect/>
                      </a:stretch>
                    </pic:blipFill>
                    <pic:spPr bwMode="auto">
                      <a:xfrm>
                        <a:off x="0" y="0"/>
                        <a:ext cx="3136900" cy="897890"/>
                      </a:xfrm>
                      <a:prstGeom prst="rect">
                        <a:avLst/>
                      </a:prstGeom>
                      <a:noFill/>
                    </pic:spPr>
                  </pic:pic>
                </a:graphicData>
              </a:graphic>
            </wp:inline>
          </w:drawing>
        </w:r>
      </w:del>
    </w:p>
    <w:p>
      <w:pPr>
        <w:pStyle w:val="Normal"/>
        <w:rPr>
          <w:sz w:val="22"/>
          <w:szCs w:val="22"/>
          <w:lang w:val="en-GB"/>
          <w:del w:id="1463" w:author="Unknown Author" w:date="2025-10-24T12:12:27Z"/>
        </w:rPr>
      </w:pPr>
      <w:del w:id="1462" w:author="Unknown Author" w:date="2025-10-24T12:12:27Z">
        <w:r>
          <w:rPr>
            <w:sz w:val="22"/>
            <w:szCs w:val="22"/>
            <w:lang w:val="en-GB"/>
          </w:rPr>
        </w:r>
      </w:del>
    </w:p>
    <w:p>
      <w:pPr>
        <w:pStyle w:val="Normal"/>
        <w:rPr>
          <w:sz w:val="22"/>
          <w:szCs w:val="22"/>
          <w:lang w:val="en-GB"/>
          <w:del w:id="1465" w:author="Unknown Author" w:date="2025-10-24T12:12:27Z"/>
        </w:rPr>
      </w:pPr>
      <w:del w:id="1464" w:author="Unknown Author" w:date="2025-10-24T12:12:27Z">
        <w:r>
          <w:rPr>
            <w:sz w:val="22"/>
            <w:szCs w:val="22"/>
            <w:lang w:val="en-GB"/>
          </w:rPr>
        </w:r>
      </w:del>
    </w:p>
    <w:p>
      <w:pPr>
        <w:pStyle w:val="Normal"/>
        <w:rPr>
          <w:sz w:val="22"/>
          <w:szCs w:val="22"/>
          <w:lang w:val="en-GB"/>
          <w:del w:id="1467" w:author="Unknown Author" w:date="2025-10-24T12:12:27Z"/>
        </w:rPr>
      </w:pPr>
      <w:del w:id="1466" w:author="Unknown Author" w:date="2025-10-24T12:12:27Z">
        <w:r>
          <w:rPr>
            <w:sz w:val="22"/>
            <w:szCs w:val="22"/>
            <w:lang w:val="en-GB"/>
          </w:rPr>
        </w:r>
      </w:del>
      <w:r>
        <w:br w:type="page"/>
      </w:r>
    </w:p>
    <w:p>
      <w:pPr>
        <w:pStyle w:val="Normal"/>
        <w:spacing w:before="0" w:after="0"/>
        <w:rPr>
          <w:sz w:val="22"/>
          <w:szCs w:val="22"/>
          <w:lang w:val="en-GB"/>
          <w:del w:id="1469" w:author="Unknown Author" w:date="2025-10-24T12:12:27Z"/>
        </w:rPr>
      </w:pPr>
      <w:del w:id="1468" w:author="Unknown Author" w:date="2025-10-24T12:12:27Z">
        <w:r>
          <w:rPr>
            <w:sz w:val="22"/>
            <w:szCs w:val="22"/>
            <w:lang w:val="en-GB"/>
          </w:rPr>
          <w:delText>Linear models with mice</w:delText>
        </w:r>
      </w:del>
    </w:p>
    <w:p>
      <w:pPr>
        <w:pStyle w:val="Normal"/>
        <w:rPr>
          <w:sz w:val="22"/>
          <w:szCs w:val="22"/>
          <w:lang w:val="en-GB"/>
          <w:del w:id="1471" w:author="Unknown Author" w:date="2025-10-24T12:12:27Z"/>
        </w:rPr>
      </w:pPr>
      <w:del w:id="1470" w:author="Unknown Author" w:date="2025-10-24T12:12:27Z">
        <w:r>
          <w:rPr/>
          <w:drawing>
            <wp:inline distT="0" distB="0" distL="0" distR="0">
              <wp:extent cx="4089400" cy="2743835"/>
              <wp:effectExtent l="0" t="0" r="0" b="0"/>
              <wp:docPr id="16" name="Image7"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Ein Bild, das Text, Screenshot, Schrift enthält.&#10;&#10;KI-generierte Inhalte können fehlerhaft sein."/>
                      <pic:cNvPicPr>
                        <a:picLocks noChangeAspect="1" noChangeArrowheads="1"/>
                      </pic:cNvPicPr>
                    </pic:nvPicPr>
                    <pic:blipFill>
                      <a:blip r:embed="rId17"/>
                      <a:stretch>
                        <a:fillRect/>
                      </a:stretch>
                    </pic:blipFill>
                    <pic:spPr bwMode="auto">
                      <a:xfrm>
                        <a:off x="0" y="0"/>
                        <a:ext cx="4089400" cy="2743835"/>
                      </a:xfrm>
                      <a:prstGeom prst="rect">
                        <a:avLst/>
                      </a:prstGeom>
                      <a:noFill/>
                    </pic:spPr>
                  </pic:pic>
                </a:graphicData>
              </a:graphic>
            </wp:inline>
          </w:drawing>
        </w:r>
      </w:del>
    </w:p>
    <w:p>
      <w:pPr>
        <w:pStyle w:val="Normal"/>
        <w:rPr>
          <w:sz w:val="22"/>
          <w:szCs w:val="22"/>
          <w:lang w:val="en-GB"/>
          <w:del w:id="1473" w:author="Unknown Author" w:date="2025-10-24T12:12:27Z"/>
        </w:rPr>
      </w:pPr>
      <w:del w:id="1472" w:author="Unknown Author" w:date="2025-10-24T12:12:27Z">
        <w:r>
          <w:rPr>
            <w:sz w:val="22"/>
            <w:szCs w:val="22"/>
            <w:lang w:val="en-GB"/>
          </w:rPr>
        </w:r>
      </w:del>
    </w:p>
    <w:p>
      <w:pPr>
        <w:pStyle w:val="Normal"/>
        <w:rPr>
          <w:sz w:val="22"/>
          <w:szCs w:val="22"/>
          <w:lang w:val="en-GB"/>
          <w:del w:id="1477" w:author="Unknown Author" w:date="2025-10-24T12:12:27Z"/>
        </w:rPr>
      </w:pPr>
      <w:del w:id="1474" w:author="Unknown Author" w:date="2025-10-24T12:12:27Z">
        <w:r>
          <w:rPr>
            <w:sz w:val="22"/>
            <w:szCs w:val="22"/>
            <w:lang w:val="en-GB"/>
          </w:rPr>
          <w:delText xml:space="preserve">Mediators </w:delText>
        </w:r>
      </w:del>
      <w:del w:id="1475" w:author="Unknown Author" w:date="2025-10-24T12:12:27Z">
        <w:r>
          <w:rPr>
            <w:rFonts w:eastAsia="Symbol" w:cs="Symbol" w:ascii="Symbol" w:hAnsi="Symbol"/>
            <w:sz w:val="22"/>
            <w:szCs w:val="22"/>
            <w:lang w:val="en-GB"/>
          </w:rPr>
          <w:sym w:font="Symbol" w:char="f07e"/>
        </w:r>
      </w:del>
      <w:del w:id="1476" w:author="Unknown Author" w:date="2025-10-24T12:12:27Z">
        <w:r>
          <w:rPr>
            <w:sz w:val="22"/>
            <w:szCs w:val="22"/>
            <w:lang w:val="en-GB"/>
          </w:rPr>
          <w:delText xml:space="preserve"> GIS</w:delText>
        </w:r>
      </w:del>
    </w:p>
    <w:p>
      <w:pPr>
        <w:pStyle w:val="Normal"/>
        <w:rPr>
          <w:sz w:val="22"/>
          <w:szCs w:val="22"/>
          <w:lang w:val="en-GB"/>
          <w:del w:id="1479" w:author="Unknown Author" w:date="2025-10-24T12:12:27Z"/>
        </w:rPr>
      </w:pPr>
      <w:del w:id="1478" w:author="Unknown Author" w:date="2025-10-24T12:12:27Z">
        <w:r>
          <w:rPr/>
          <w:drawing>
            <wp:inline distT="0" distB="0" distL="0" distR="0">
              <wp:extent cx="3663950" cy="1454150"/>
              <wp:effectExtent l="0" t="0" r="0" b="0"/>
              <wp:docPr id="17" name="Image8"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Ein Bild, das Text, Screenshot, Schrift enthält.&#10;&#10;KI-generierte Inhalte können fehlerhaft sein."/>
                      <pic:cNvPicPr>
                        <a:picLocks noChangeAspect="1" noChangeArrowheads="1"/>
                      </pic:cNvPicPr>
                    </pic:nvPicPr>
                    <pic:blipFill>
                      <a:blip r:embed="rId18"/>
                      <a:stretch>
                        <a:fillRect/>
                      </a:stretch>
                    </pic:blipFill>
                    <pic:spPr bwMode="auto">
                      <a:xfrm>
                        <a:off x="0" y="0"/>
                        <a:ext cx="3663950" cy="1454150"/>
                      </a:xfrm>
                      <a:prstGeom prst="rect">
                        <a:avLst/>
                      </a:prstGeom>
                      <a:noFill/>
                    </pic:spPr>
                  </pic:pic>
                </a:graphicData>
              </a:graphic>
            </wp:inline>
          </w:drawing>
        </w:r>
      </w:del>
    </w:p>
    <w:p>
      <w:pPr>
        <w:pStyle w:val="Normal"/>
        <w:rPr>
          <w:sz w:val="22"/>
          <w:szCs w:val="22"/>
          <w:lang w:val="en-GB"/>
          <w:del w:id="1481" w:author="Unknown Author" w:date="2025-10-24T12:12:27Z"/>
        </w:rPr>
      </w:pPr>
      <w:del w:id="1480" w:author="Unknown Author" w:date="2025-10-24T12:12:27Z">
        <w:r>
          <w:rPr>
            <w:sz w:val="22"/>
            <w:szCs w:val="22"/>
            <w:lang w:val="en-GB"/>
          </w:rPr>
        </w:r>
      </w:del>
    </w:p>
    <w:p>
      <w:pPr>
        <w:pStyle w:val="Normal"/>
        <w:rPr>
          <w:sz w:val="22"/>
          <w:szCs w:val="22"/>
          <w:lang w:val="en-GB"/>
          <w:del w:id="1485" w:author="Unknown Author" w:date="2025-10-24T12:12:27Z"/>
        </w:rPr>
      </w:pPr>
      <w:del w:id="1482" w:author="Unknown Author" w:date="2025-10-24T12:12:27Z">
        <w:r>
          <w:rPr>
            <w:sz w:val="22"/>
            <w:szCs w:val="22"/>
            <w:lang w:val="en-GB"/>
          </w:rPr>
          <w:delText xml:space="preserve">PRS </w:delText>
        </w:r>
      </w:del>
      <w:del w:id="1483" w:author="Unknown Author" w:date="2025-10-24T12:12:27Z">
        <w:r>
          <w:rPr>
            <w:rFonts w:eastAsia="Symbol" w:cs="Symbol" w:ascii="Symbol" w:hAnsi="Symbol"/>
            <w:sz w:val="22"/>
            <w:szCs w:val="22"/>
            <w:lang w:val="en-GB"/>
          </w:rPr>
          <w:sym w:font="Symbol" w:char="f07e"/>
        </w:r>
      </w:del>
      <w:del w:id="1484" w:author="Unknown Author" w:date="2025-10-24T12:12:27Z">
        <w:r>
          <w:rPr>
            <w:sz w:val="22"/>
            <w:szCs w:val="22"/>
            <w:lang w:val="en-GB"/>
          </w:rPr>
          <w:delText xml:space="preserve"> Mediators</w:delText>
        </w:r>
      </w:del>
    </w:p>
    <w:p>
      <w:pPr>
        <w:pStyle w:val="Normal"/>
        <w:rPr>
          <w:sz w:val="22"/>
          <w:szCs w:val="22"/>
          <w:lang w:val="en-GB"/>
          <w:del w:id="1487" w:author="Unknown Author" w:date="2025-10-24T12:12:27Z"/>
        </w:rPr>
      </w:pPr>
      <w:del w:id="1486" w:author="Unknown Author" w:date="2025-10-24T12:12:27Z">
        <w:r>
          <w:rPr/>
          <w:drawing>
            <wp:inline distT="0" distB="0" distL="0" distR="0">
              <wp:extent cx="3695700" cy="1376045"/>
              <wp:effectExtent l="0" t="0" r="0" b="0"/>
              <wp:docPr id="18" name="Image9"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Ein Bild, das Text, Screenshot, Schrift enthält.&#10;&#10;KI-generierte Inhalte können fehlerhaft sein."/>
                      <pic:cNvPicPr>
                        <a:picLocks noChangeAspect="1" noChangeArrowheads="1"/>
                      </pic:cNvPicPr>
                    </pic:nvPicPr>
                    <pic:blipFill>
                      <a:blip r:embed="rId19"/>
                      <a:stretch>
                        <a:fillRect/>
                      </a:stretch>
                    </pic:blipFill>
                    <pic:spPr bwMode="auto">
                      <a:xfrm>
                        <a:off x="0" y="0"/>
                        <a:ext cx="3695700" cy="1376045"/>
                      </a:xfrm>
                      <a:prstGeom prst="rect">
                        <a:avLst/>
                      </a:prstGeom>
                      <a:noFill/>
                    </pic:spPr>
                  </pic:pic>
                </a:graphicData>
              </a:graphic>
            </wp:inline>
          </w:drawing>
        </w:r>
      </w:del>
    </w:p>
    <w:p>
      <w:pPr>
        <w:pStyle w:val="Normal"/>
        <w:rPr>
          <w:sz w:val="22"/>
          <w:szCs w:val="22"/>
          <w:lang w:val="en-GB"/>
          <w:del w:id="1489" w:author="Unknown Author" w:date="2025-10-24T12:12:27Z"/>
        </w:rPr>
      </w:pPr>
      <w:del w:id="1488" w:author="Unknown Author" w:date="2025-10-24T12:12:27Z">
        <w:r>
          <w:rPr>
            <w:sz w:val="22"/>
            <w:szCs w:val="22"/>
            <w:lang w:val="en-GB"/>
          </w:rPr>
        </w:r>
      </w:del>
    </w:p>
    <w:p>
      <w:pPr>
        <w:pStyle w:val="Normal"/>
        <w:rPr>
          <w:sz w:val="22"/>
          <w:szCs w:val="22"/>
          <w:lang w:val="en-GB"/>
        </w:rPr>
      </w:pPr>
      <w:r>
        <w:rPr>
          <w:sz w:val="22"/>
          <w:szCs w:val="22"/>
          <w:lang w:val="en-GB"/>
        </w:rPr>
      </w:r>
    </w:p>
    <w:sectPr>
      <w:footerReference w:type="even" r:id="rId20"/>
      <w:footerReference w:type="default" r:id="rId21"/>
      <w:footerReference w:type="first" r:id="rId22"/>
      <w:footnotePr>
        <w:numFmt w:val="decimal"/>
      </w:footnotePr>
      <w:type w:val="nextPage"/>
      <w:pgSz w:w="11906" w:h="16838"/>
      <w:pgMar w:left="1417" w:right="1417" w:gutter="0" w:header="0" w:top="1417" w:footer="708"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r>
      <mc:AlternateContent>
        <mc:Choice Requires="wps">
          <w:drawing>
            <wp:anchor behindDoc="0" distT="0" distB="0" distL="0" distR="0" simplePos="0" locked="0" layoutInCell="1" allowOverlap="1" relativeHeight="0">
              <wp:simplePos x="0" y="0"/>
              <wp:positionH relativeFrom="margin">
                <wp:align>right</wp:align>
              </wp:positionH>
              <wp:positionV relativeFrom="paragraph">
                <wp:posOffset>635</wp:posOffset>
              </wp:positionV>
              <wp:extent cx="14605" cy="14605"/>
              <wp:effectExtent l="0" t="0" r="0" b="0"/>
              <wp:wrapNone/>
              <wp:docPr id="19"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sdt>
                          <w:sdtPr>
                            <w:docPartObj>
                              <w:docPartGallery w:val="Page Numbers (Bottom of Page)"/>
                              <w:docPartUnique w:val="true"/>
                            </w:docPartObj>
                            <w:id w:val="219796463"/>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right;mso-position-horizontal-relative:margin">
              <v:fill opacity="0f"/>
              <v:textbox inset="0in,0in,0in,0in">
                <w:txbxContent>
                  <w:sdt>
                    <w:sdtPr>
                      <w:docPartObj>
                        <w:docPartGallery w:val="Page Numbers (Bottom of Page)"/>
                        <w:docPartUnique w:val="true"/>
                      </w:docPartObj>
                      <w:id w:val="219796463"/>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r>
      <mc:AlternateContent>
        <mc:Choice Requires="wps">
          <w:drawing>
            <wp:anchor behindDoc="0" distT="0" distB="0" distL="0" distR="0" simplePos="0" locked="0" layoutInCell="0" allowOverlap="1" relativeHeight="32">
              <wp:simplePos x="0" y="0"/>
              <wp:positionH relativeFrom="margin">
                <wp:align>right</wp:align>
              </wp:positionH>
              <wp:positionV relativeFrom="paragraph">
                <wp:posOffset>635</wp:posOffset>
              </wp:positionV>
              <wp:extent cx="170815" cy="207645"/>
              <wp:effectExtent l="0" t="0" r="0" b="0"/>
              <wp:wrapNone/>
              <wp:docPr id="20" name="Frame2"/>
              <a:graphic xmlns:a="http://schemas.openxmlformats.org/drawingml/2006/main">
                <a:graphicData uri="http://schemas.microsoft.com/office/word/2010/wordprocessingShape">
                  <wps:wsp>
                    <wps:cNvSpPr txBox="1"/>
                    <wps:spPr>
                      <a:xfrm>
                        <a:off x="0" y="0"/>
                        <a:ext cx="170815" cy="207645"/>
                      </a:xfrm>
                      <a:prstGeom prst="rect"/>
                      <a:solidFill>
                        <a:srgbClr val="FFFFFF">
                          <a:alpha val="0"/>
                        </a:srgbClr>
                      </a:solidFill>
                    </wps:spPr>
                    <wps:txbx>
                      <w:txbxContent>
                        <w:sdt>
                          <w:sdtPr>
                            <w:docPartObj>
                              <w:docPartGallery w:val="Page Numbers (Bottom of Page)"/>
                              <w:docPartUnique w:val="true"/>
                            </w:docPartObj>
                            <w:id w:val="3639819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22</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13.45pt;height:16.35pt;mso-wrap-distance-left:0pt;mso-wrap-distance-right:0pt;mso-wrap-distance-top:0pt;mso-wrap-distance-bottom:0pt;margin-top:0.05pt;mso-position-vertical-relative:text;margin-left:440.15pt;mso-position-horizontal:right;mso-position-horizontal-relative:margin">
              <v:fill opacity="0f"/>
              <v:textbox inset="0in,0in,0in,0in">
                <w:txbxContent>
                  <w:sdt>
                    <w:sdtPr>
                      <w:docPartObj>
                        <w:docPartGallery w:val="Page Numbers (Bottom of Page)"/>
                        <w:docPartUnique w:val="true"/>
                      </w:docPartObj>
                      <w:id w:val="3639819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22</w:t>
                        </w:r>
                        <w:r>
                          <w:rPr>
                            <w:rStyle w:val="PageNumber"/>
                          </w:rPr>
                          <w:fldChar w:fldCharType="end"/>
                        </w:r>
                      </w:p>
                    </w:sdtContent>
                  </w:sdt>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r>
      <mc:AlternateContent>
        <mc:Choice Requires="wps">
          <w:drawing>
            <wp:anchor behindDoc="0" distT="0" distB="0" distL="0" distR="0" simplePos="0" locked="0" layoutInCell="0" allowOverlap="1" relativeHeight="32">
              <wp:simplePos x="0" y="0"/>
              <wp:positionH relativeFrom="margin">
                <wp:align>right</wp:align>
              </wp:positionH>
              <wp:positionV relativeFrom="paragraph">
                <wp:posOffset>635</wp:posOffset>
              </wp:positionV>
              <wp:extent cx="170815" cy="207645"/>
              <wp:effectExtent l="0" t="0" r="0" b="0"/>
              <wp:wrapNone/>
              <wp:docPr id="21" name="Frame2"/>
              <a:graphic xmlns:a="http://schemas.openxmlformats.org/drawingml/2006/main">
                <a:graphicData uri="http://schemas.microsoft.com/office/word/2010/wordprocessingShape">
                  <wps:wsp>
                    <wps:cNvSpPr txBox="1"/>
                    <wps:spPr>
                      <a:xfrm>
                        <a:off x="0" y="0"/>
                        <a:ext cx="170815" cy="207645"/>
                      </a:xfrm>
                      <a:prstGeom prst="rect"/>
                      <a:solidFill>
                        <a:srgbClr val="FFFFFF">
                          <a:alpha val="0"/>
                        </a:srgbClr>
                      </a:solidFill>
                    </wps:spPr>
                    <wps:txbx>
                      <w:txbxContent>
                        <w:sdt>
                          <w:sdtPr>
                            <w:docPartObj>
                              <w:docPartGallery w:val="Page Numbers (Bottom of Page)"/>
                              <w:docPartUnique w:val="true"/>
                            </w:docPartObj>
                            <w:id w:val="3639819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22</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13.45pt;height:16.35pt;mso-wrap-distance-left:0pt;mso-wrap-distance-right:0pt;mso-wrap-distance-top:0pt;mso-wrap-distance-bottom:0pt;margin-top:0.05pt;mso-position-vertical-relative:text;margin-left:440.15pt;mso-position-horizontal:right;mso-position-horizontal-relative:margin">
              <v:fill opacity="0f"/>
              <v:textbox inset="0in,0in,0in,0in">
                <w:txbxContent>
                  <w:sdt>
                    <w:sdtPr>
                      <w:docPartObj>
                        <w:docPartGallery w:val="Page Numbers (Bottom of Page)"/>
                        <w:docPartUnique w:val="true"/>
                      </w:docPartObj>
                      <w:id w:val="36398190"/>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22</w:t>
                        </w:r>
                        <w:r>
                          <w:rPr>
                            <w:rStyle w:val="PageNumber"/>
                          </w:rPr>
                          <w:fldChar w:fldCharType="end"/>
                        </w:r>
                      </w:p>
                    </w:sdtContent>
                  </w:sdt>
                </w:txbxContent>
              </v:textbox>
              <w10:wrap type="non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NormalWeb"/>
        <w:spacing w:beforeAutospacing="0" w:before="0" w:afterAutospacing="0" w:after="0"/>
        <w:ind w:hanging="142" w:left="142"/>
        <w:jc w:val="both"/>
        <w:rPr>
          <w:rFonts w:ascii="Calibri" w:hAnsi="Calibri" w:cs="Calibri" w:asciiTheme="minorHAnsi" w:cstheme="minorHAnsi" w:hAnsiTheme="minorHAnsi"/>
          <w:color w:themeColor="text1" w:val="000000"/>
          <w:sz w:val="18"/>
          <w:szCs w:val="18"/>
          <w:lang w:val="en-GB"/>
        </w:rPr>
      </w:pPr>
      <w:r>
        <w:rPr>
          <w:rStyle w:val="FootnoteCharacters"/>
        </w:rPr>
        <w:footnoteRef/>
      </w:r>
      <w:r>
        <w:rPr/>
        <w:t xml:space="preserve"> </w:t>
      </w:r>
      <w:r>
        <w:rPr>
          <w:rFonts w:cs="Calibri" w:ascii="Calibri" w:hAnsi="Calibri" w:asciiTheme="minorHAnsi" w:cstheme="minorHAnsi" w:hAnsiTheme="minorHAnsi"/>
          <w:color w:themeColor="text1" w:val="000000"/>
          <w:sz w:val="18"/>
          <w:szCs w:val="18"/>
          <w:lang w:val="en-GB"/>
        </w:rPr>
        <w:t xml:space="preserve">Pasini, M., Berto, R., Brondino, M., Hall, R., Ortner, C. 2014. How to measure the restorative quality of environments: the PRS-11. </w:t>
      </w:r>
      <w:r>
        <w:rPr>
          <w:rFonts w:cs="Calibri" w:ascii="Calibri" w:hAnsi="Calibri" w:asciiTheme="minorHAnsi" w:cstheme="minorHAnsi" w:hAnsiTheme="minorHAnsi"/>
          <w:i/>
          <w:color w:themeColor="text1" w:val="000000"/>
          <w:sz w:val="18"/>
          <w:szCs w:val="18"/>
          <w:lang w:val="en-GB"/>
        </w:rPr>
        <w:t>Procedia Social and Behavioral Sciences</w:t>
      </w:r>
      <w:r>
        <w:rPr>
          <w:rFonts w:cs="Calibri" w:ascii="Calibri" w:hAnsi="Calibri" w:asciiTheme="minorHAnsi" w:cstheme="minorHAnsi" w:hAnsiTheme="minorHAnsi"/>
          <w:color w:themeColor="text1" w:val="000000"/>
          <w:sz w:val="18"/>
          <w:szCs w:val="18"/>
          <w:lang w:val="en-GB"/>
        </w:rPr>
        <w:t xml:space="preserve"> 159, 293–297. DOI: 10.1016/j.sbspro.2014.12.375</w:t>
      </w:r>
    </w:p>
    <w:p>
      <w:pPr>
        <w:pStyle w:val="FootnoteText"/>
        <w:rPr>
          <w:lang w:val="de-CH"/>
        </w:rPr>
      </w:pPr>
      <w:r>
        <w:rP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56"/>
  <w:trackRevisions/>
  <w:defaultTabStop w:val="708"/>
  <w:autoHyphenation w:val="true"/>
  <w:hyphenationZone w:val="0"/>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DengXian" w:cs="" w:asciiTheme="minorHAnsi" w:cstheme="minorBidi" w:eastAsiaTheme="minorEastAsia" w:hAnsiTheme="minorHAnsi"/>
        <w:kern w:val="2"/>
        <w:sz w:val="24"/>
        <w:szCs w:val="24"/>
        <w:lang w:val="de-DE" w:eastAsia="zh-CN"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DengXian" w:cs="" w:asciiTheme="minorHAnsi" w:cstheme="minorBidi" w:eastAsiaTheme="minorEastAsia" w:hAnsiTheme="minorHAnsi"/>
      <w:color w:val="auto"/>
      <w:kern w:val="2"/>
      <w:sz w:val="24"/>
      <w:szCs w:val="24"/>
      <w:lang w:val="de-DE" w:eastAsia="zh-CN" w:bidi="ar-SA"/>
      <w14:ligatures w14:val="standardContextual"/>
    </w:rPr>
  </w:style>
  <w:style w:type="paragraph" w:styleId="Heading1">
    <w:name w:val="heading 1"/>
    <w:basedOn w:val="Normal"/>
    <w:next w:val="Normal"/>
    <w:link w:val="berschrift1Zchn"/>
    <w:uiPriority w:val="9"/>
    <w:qFormat/>
    <w:rsid w:val="005a083b"/>
    <w:pPr>
      <w:keepNext w:val="true"/>
      <w:keepLines/>
      <w:spacing w:before="360" w:after="80"/>
      <w:outlineLvl w:val="0"/>
    </w:pPr>
    <w:rPr>
      <w:rFonts w:ascii="Calibri Light" w:hAnsi="Calibri Light" w:eastAsia="DengXian Light" w:cs="" w:asciiTheme="majorHAnsi" w:cstheme="majorBidi" w:eastAsiaTheme="majorEastAsia" w:hAnsiTheme="majorHAnsi"/>
      <w:color w:themeColor="accent1" w:themeShade="bf" w:val="2F5496"/>
      <w:sz w:val="40"/>
      <w:szCs w:val="40"/>
    </w:rPr>
  </w:style>
  <w:style w:type="paragraph" w:styleId="Heading2">
    <w:name w:val="heading 2"/>
    <w:basedOn w:val="Normal"/>
    <w:next w:val="Normal"/>
    <w:link w:val="berschrift2Zchn"/>
    <w:uiPriority w:val="9"/>
    <w:unhideWhenUsed/>
    <w:qFormat/>
    <w:rsid w:val="005a083b"/>
    <w:pPr>
      <w:keepNext w:val="true"/>
      <w:keepLines/>
      <w:spacing w:before="160" w:after="80"/>
      <w:outlineLvl w:val="1"/>
    </w:pPr>
    <w:rPr>
      <w:rFonts w:ascii="Calibri Light" w:hAnsi="Calibri Light" w:eastAsia="DengXian Light" w:cs="" w:asciiTheme="majorHAnsi" w:cstheme="majorBidi" w:eastAsiaTheme="majorEastAsia" w:hAnsiTheme="majorHAnsi"/>
      <w:color w:themeColor="accent1" w:themeShade="bf" w:val="2F5496"/>
      <w:sz w:val="32"/>
      <w:szCs w:val="32"/>
    </w:rPr>
  </w:style>
  <w:style w:type="paragraph" w:styleId="Heading3">
    <w:name w:val="heading 3"/>
    <w:basedOn w:val="Normal"/>
    <w:next w:val="Normal"/>
    <w:link w:val="berschrift3Zchn"/>
    <w:uiPriority w:val="9"/>
    <w:semiHidden/>
    <w:unhideWhenUsed/>
    <w:qFormat/>
    <w:rsid w:val="005a083b"/>
    <w:pPr>
      <w:keepNext w:val="true"/>
      <w:keepLines/>
      <w:spacing w:before="160" w:after="80"/>
      <w:outlineLvl w:val="2"/>
    </w:pPr>
    <w:rPr>
      <w:rFonts w:eastAsia="DengXian Light" w:cs="" w:cstheme="majorBidi" w:eastAsiaTheme="majorEastAsia"/>
      <w:color w:themeColor="accent1" w:themeShade="bf" w:val="2F5496"/>
      <w:sz w:val="28"/>
      <w:szCs w:val="28"/>
    </w:rPr>
  </w:style>
  <w:style w:type="paragraph" w:styleId="Heading4">
    <w:name w:val="heading 4"/>
    <w:basedOn w:val="Normal"/>
    <w:next w:val="Normal"/>
    <w:link w:val="berschrift4Zchn"/>
    <w:uiPriority w:val="9"/>
    <w:semiHidden/>
    <w:unhideWhenUsed/>
    <w:qFormat/>
    <w:rsid w:val="005a083b"/>
    <w:pPr>
      <w:keepNext w:val="true"/>
      <w:keepLines/>
      <w:spacing w:before="80" w:after="40"/>
      <w:outlineLvl w:val="3"/>
    </w:pPr>
    <w:rPr>
      <w:rFonts w:eastAsia="DengXian Light" w:cs="" w:cstheme="majorBidi" w:eastAsiaTheme="majorEastAsia"/>
      <w:i/>
      <w:iCs/>
      <w:color w:themeColor="accent1" w:themeShade="bf" w:val="2F5496"/>
    </w:rPr>
  </w:style>
  <w:style w:type="paragraph" w:styleId="Heading5">
    <w:name w:val="heading 5"/>
    <w:basedOn w:val="Normal"/>
    <w:next w:val="Normal"/>
    <w:link w:val="berschrift5Zchn"/>
    <w:uiPriority w:val="9"/>
    <w:semiHidden/>
    <w:unhideWhenUsed/>
    <w:qFormat/>
    <w:rsid w:val="005a083b"/>
    <w:pPr>
      <w:keepNext w:val="true"/>
      <w:keepLines/>
      <w:spacing w:before="80" w:after="40"/>
      <w:outlineLvl w:val="4"/>
    </w:pPr>
    <w:rPr>
      <w:rFonts w:eastAsia="DengXian Light" w:cs="" w:cstheme="majorBidi" w:eastAsiaTheme="majorEastAsia"/>
      <w:color w:themeColor="accent1" w:themeShade="bf" w:val="2F5496"/>
    </w:rPr>
  </w:style>
  <w:style w:type="paragraph" w:styleId="Heading6">
    <w:name w:val="heading 6"/>
    <w:basedOn w:val="Normal"/>
    <w:next w:val="Normal"/>
    <w:link w:val="berschrift6Zchn"/>
    <w:uiPriority w:val="9"/>
    <w:semiHidden/>
    <w:unhideWhenUsed/>
    <w:qFormat/>
    <w:rsid w:val="005a083b"/>
    <w:pPr>
      <w:keepNext w:val="true"/>
      <w:keepLines/>
      <w:spacing w:before="40" w:after="0"/>
      <w:outlineLvl w:val="5"/>
    </w:pPr>
    <w:rPr>
      <w:rFonts w:eastAsia="DengXian Light" w:cs="" w:cstheme="majorBidi" w:eastAsiaTheme="majorEastAsia"/>
      <w:i/>
      <w:iCs/>
      <w:color w:themeColor="text1" w:themeTint="a6" w:val="595959"/>
    </w:rPr>
  </w:style>
  <w:style w:type="paragraph" w:styleId="Heading7">
    <w:name w:val="heading 7"/>
    <w:basedOn w:val="Normal"/>
    <w:next w:val="Normal"/>
    <w:link w:val="berschrift7Zchn"/>
    <w:uiPriority w:val="9"/>
    <w:semiHidden/>
    <w:unhideWhenUsed/>
    <w:qFormat/>
    <w:rsid w:val="005a083b"/>
    <w:pPr>
      <w:keepNext w:val="true"/>
      <w:keepLines/>
      <w:spacing w:before="40" w:after="0"/>
      <w:outlineLvl w:val="6"/>
    </w:pPr>
    <w:rPr>
      <w:rFonts w:eastAsia="DengXian Light" w:cs="" w:cstheme="majorBidi" w:eastAsiaTheme="majorEastAsia"/>
      <w:color w:themeColor="text1" w:themeTint="a6" w:val="595959"/>
    </w:rPr>
  </w:style>
  <w:style w:type="paragraph" w:styleId="Heading8">
    <w:name w:val="heading 8"/>
    <w:basedOn w:val="Normal"/>
    <w:next w:val="Normal"/>
    <w:link w:val="berschrift8Zchn"/>
    <w:uiPriority w:val="9"/>
    <w:semiHidden/>
    <w:unhideWhenUsed/>
    <w:qFormat/>
    <w:rsid w:val="005a083b"/>
    <w:pPr>
      <w:keepNext w:val="true"/>
      <w:keepLines/>
      <w:outlineLvl w:val="7"/>
    </w:pPr>
    <w:rPr>
      <w:rFonts w:eastAsia="DengXian Light" w:cs="" w:cstheme="majorBidi" w:eastAsiaTheme="majorEastAsia"/>
      <w:i/>
      <w:iCs/>
      <w:color w:themeColor="text1" w:themeTint="d8" w:val="272727"/>
    </w:rPr>
  </w:style>
  <w:style w:type="paragraph" w:styleId="Heading9">
    <w:name w:val="heading 9"/>
    <w:basedOn w:val="Normal"/>
    <w:next w:val="Normal"/>
    <w:link w:val="berschrift9Zchn"/>
    <w:uiPriority w:val="9"/>
    <w:semiHidden/>
    <w:unhideWhenUsed/>
    <w:qFormat/>
    <w:rsid w:val="005a083b"/>
    <w:pPr>
      <w:keepNext w:val="true"/>
      <w:keepLines/>
      <w:outlineLvl w:val="8"/>
    </w:pPr>
    <w:rPr>
      <w:rFonts w:eastAsia="DengXian Light" w:cs="" w:cstheme="majorBidi" w:eastAsiaTheme="majorEastAsia"/>
      <w:color w:themeColor="text1" w:themeTint="d8" w:val="272727"/>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5a083b"/>
    <w:rPr>
      <w:rFonts w:ascii="Calibri Light" w:hAnsi="Calibri Light" w:eastAsia="DengXian Light" w:cs="" w:asciiTheme="majorHAnsi" w:cstheme="majorBidi" w:eastAsiaTheme="majorEastAsia" w:hAnsiTheme="majorHAnsi"/>
      <w:color w:themeColor="accent1" w:themeShade="bf" w:val="2F5496"/>
      <w:sz w:val="40"/>
      <w:szCs w:val="40"/>
    </w:rPr>
  </w:style>
  <w:style w:type="character" w:styleId="berschrift2Zchn" w:customStyle="1">
    <w:name w:val="Überschrift 2 Zchn"/>
    <w:basedOn w:val="DefaultParagraphFont"/>
    <w:link w:val="Heading2"/>
    <w:uiPriority w:val="9"/>
    <w:qFormat/>
    <w:rsid w:val="005a083b"/>
    <w:rPr>
      <w:rFonts w:ascii="Calibri Light" w:hAnsi="Calibri Light" w:eastAsia="DengXian Light" w:cs="" w:asciiTheme="majorHAnsi" w:cstheme="majorBidi" w:eastAsiaTheme="majorEastAsia" w:hAnsiTheme="majorHAnsi"/>
      <w:color w:themeColor="accent1" w:themeShade="bf" w:val="2F5496"/>
      <w:sz w:val="32"/>
      <w:szCs w:val="32"/>
    </w:rPr>
  </w:style>
  <w:style w:type="character" w:styleId="berschrift3Zchn" w:customStyle="1">
    <w:name w:val="Überschrift 3 Zchn"/>
    <w:basedOn w:val="DefaultParagraphFont"/>
    <w:link w:val="Heading3"/>
    <w:uiPriority w:val="9"/>
    <w:semiHidden/>
    <w:qFormat/>
    <w:rsid w:val="005a083b"/>
    <w:rPr>
      <w:rFonts w:eastAsia="DengXian Light" w:cs="" w:cstheme="majorBidi" w:eastAsiaTheme="majorEastAsia"/>
      <w:color w:themeColor="accent1" w:themeShade="bf" w:val="2F5496"/>
      <w:sz w:val="28"/>
      <w:szCs w:val="28"/>
    </w:rPr>
  </w:style>
  <w:style w:type="character" w:styleId="berschrift4Zchn" w:customStyle="1">
    <w:name w:val="Überschrift 4 Zchn"/>
    <w:basedOn w:val="DefaultParagraphFont"/>
    <w:link w:val="Heading4"/>
    <w:uiPriority w:val="9"/>
    <w:semiHidden/>
    <w:qFormat/>
    <w:rsid w:val="005a083b"/>
    <w:rPr>
      <w:rFonts w:eastAsia="DengXian Light" w:cs="" w:cstheme="majorBidi" w:eastAsiaTheme="majorEastAsia"/>
      <w:i/>
      <w:iCs/>
      <w:color w:themeColor="accent1" w:themeShade="bf" w:val="2F5496"/>
    </w:rPr>
  </w:style>
  <w:style w:type="character" w:styleId="berschrift5Zchn" w:customStyle="1">
    <w:name w:val="Überschrift 5 Zchn"/>
    <w:basedOn w:val="DefaultParagraphFont"/>
    <w:link w:val="Heading5"/>
    <w:uiPriority w:val="9"/>
    <w:semiHidden/>
    <w:qFormat/>
    <w:rsid w:val="005a083b"/>
    <w:rPr>
      <w:rFonts w:eastAsia="DengXian Light" w:cs="" w:cstheme="majorBidi" w:eastAsiaTheme="majorEastAsia"/>
      <w:color w:themeColor="accent1" w:themeShade="bf" w:val="2F5496"/>
    </w:rPr>
  </w:style>
  <w:style w:type="character" w:styleId="berschrift6Zchn" w:customStyle="1">
    <w:name w:val="Überschrift 6 Zchn"/>
    <w:basedOn w:val="DefaultParagraphFont"/>
    <w:link w:val="Heading6"/>
    <w:uiPriority w:val="9"/>
    <w:semiHidden/>
    <w:qFormat/>
    <w:rsid w:val="005a083b"/>
    <w:rPr>
      <w:rFonts w:eastAsia="DengXian Light" w:cs="" w:cstheme="majorBidi" w:eastAsiaTheme="majorEastAsia"/>
      <w:i/>
      <w:iCs/>
      <w:color w:themeColor="text1" w:themeTint="a6" w:val="595959"/>
    </w:rPr>
  </w:style>
  <w:style w:type="character" w:styleId="berschrift7Zchn" w:customStyle="1">
    <w:name w:val="Überschrift 7 Zchn"/>
    <w:basedOn w:val="DefaultParagraphFont"/>
    <w:link w:val="Heading7"/>
    <w:uiPriority w:val="9"/>
    <w:semiHidden/>
    <w:qFormat/>
    <w:rsid w:val="005a083b"/>
    <w:rPr>
      <w:rFonts w:eastAsia="DengXian Light" w:cs="" w:cstheme="majorBidi" w:eastAsiaTheme="majorEastAsia"/>
      <w:color w:themeColor="text1" w:themeTint="a6" w:val="595959"/>
    </w:rPr>
  </w:style>
  <w:style w:type="character" w:styleId="berschrift8Zchn" w:customStyle="1">
    <w:name w:val="Überschrift 8 Zchn"/>
    <w:basedOn w:val="DefaultParagraphFont"/>
    <w:link w:val="Heading8"/>
    <w:uiPriority w:val="9"/>
    <w:semiHidden/>
    <w:qFormat/>
    <w:rsid w:val="005a083b"/>
    <w:rPr>
      <w:rFonts w:eastAsia="DengXian Light" w:cs="" w:cstheme="majorBidi" w:eastAsiaTheme="majorEastAsia"/>
      <w:i/>
      <w:iCs/>
      <w:color w:themeColor="text1" w:themeTint="d8" w:val="272727"/>
    </w:rPr>
  </w:style>
  <w:style w:type="character" w:styleId="berschrift9Zchn" w:customStyle="1">
    <w:name w:val="Überschrift 9 Zchn"/>
    <w:basedOn w:val="DefaultParagraphFont"/>
    <w:link w:val="Heading9"/>
    <w:uiPriority w:val="9"/>
    <w:semiHidden/>
    <w:qFormat/>
    <w:rsid w:val="005a083b"/>
    <w:rPr>
      <w:rFonts w:eastAsia="DengXian Light" w:cs="" w:cstheme="majorBidi" w:eastAsiaTheme="majorEastAsia"/>
      <w:color w:themeColor="text1" w:themeTint="d8" w:val="272727"/>
    </w:rPr>
  </w:style>
  <w:style w:type="character" w:styleId="TitelZchn" w:customStyle="1">
    <w:name w:val="Titel Zchn"/>
    <w:basedOn w:val="DefaultParagraphFont"/>
    <w:link w:val="Title"/>
    <w:uiPriority w:val="10"/>
    <w:qFormat/>
    <w:rsid w:val="005a083b"/>
    <w:rPr>
      <w:rFonts w:ascii="Calibri Light" w:hAnsi="Calibri Light" w:eastAsia="DengXian Light" w:cs="" w:asciiTheme="majorHAnsi" w:cstheme="majorBidi" w:eastAsiaTheme="majorEastAsia" w:hAnsiTheme="majorHAnsi"/>
      <w:spacing w:val="-10"/>
      <w:kern w:val="2"/>
      <w:sz w:val="56"/>
      <w:szCs w:val="56"/>
    </w:rPr>
  </w:style>
  <w:style w:type="character" w:styleId="UntertitelZchn" w:customStyle="1">
    <w:name w:val="Untertitel Zchn"/>
    <w:basedOn w:val="DefaultParagraphFont"/>
    <w:link w:val="Subtitle"/>
    <w:uiPriority w:val="11"/>
    <w:qFormat/>
    <w:rsid w:val="005a083b"/>
    <w:rPr>
      <w:rFonts w:eastAsia="DengXian Light" w:cs="" w:cstheme="majorBidi" w:eastAsiaTheme="majorEastAsia"/>
      <w:color w:themeColor="text1" w:themeTint="a6" w:val="595959"/>
      <w:spacing w:val="15"/>
      <w:sz w:val="28"/>
      <w:szCs w:val="28"/>
    </w:rPr>
  </w:style>
  <w:style w:type="character" w:styleId="ZitatZchn" w:customStyle="1">
    <w:name w:val="Zitat Zchn"/>
    <w:basedOn w:val="DefaultParagraphFont"/>
    <w:link w:val="Quote"/>
    <w:uiPriority w:val="29"/>
    <w:qFormat/>
    <w:rsid w:val="005a083b"/>
    <w:rPr>
      <w:i/>
      <w:iCs/>
      <w:color w:themeColor="text1" w:themeTint="bf" w:val="404040"/>
    </w:rPr>
  </w:style>
  <w:style w:type="character" w:styleId="IntenseEmphasis">
    <w:name w:val="Intense Emphasis"/>
    <w:basedOn w:val="DefaultParagraphFont"/>
    <w:uiPriority w:val="21"/>
    <w:qFormat/>
    <w:rsid w:val="005a083b"/>
    <w:rPr>
      <w:i/>
      <w:iCs/>
      <w:color w:themeColor="accent1" w:themeShade="bf" w:val="2F5496"/>
    </w:rPr>
  </w:style>
  <w:style w:type="character" w:styleId="IntensivesZitatZchn" w:customStyle="1">
    <w:name w:val="Intensives Zitat Zchn"/>
    <w:basedOn w:val="DefaultParagraphFont"/>
    <w:link w:val="IntenseQuote"/>
    <w:uiPriority w:val="30"/>
    <w:qFormat/>
    <w:rsid w:val="005a083b"/>
    <w:rPr>
      <w:i/>
      <w:iCs/>
      <w:color w:themeColor="accent1" w:themeShade="bf" w:val="2F5496"/>
    </w:rPr>
  </w:style>
  <w:style w:type="character" w:styleId="IntenseReference">
    <w:name w:val="Intense Reference"/>
    <w:basedOn w:val="DefaultParagraphFont"/>
    <w:uiPriority w:val="32"/>
    <w:qFormat/>
    <w:rsid w:val="005a083b"/>
    <w:rPr>
      <w:b/>
      <w:bCs/>
      <w:smallCaps/>
      <w:color w:themeColor="accent1" w:themeShade="bf" w:val="2F5496"/>
      <w:spacing w:val="5"/>
    </w:rPr>
  </w:style>
  <w:style w:type="character" w:styleId="FuzeileZchn" w:customStyle="1">
    <w:name w:val="Fußzeile Zchn"/>
    <w:basedOn w:val="DefaultParagraphFont"/>
    <w:link w:val="Footer"/>
    <w:uiPriority w:val="99"/>
    <w:qFormat/>
    <w:rsid w:val="005a083b"/>
    <w:rPr/>
  </w:style>
  <w:style w:type="character" w:styleId="PageNumber">
    <w:name w:val="page number"/>
    <w:basedOn w:val="DefaultParagraphFont"/>
    <w:uiPriority w:val="99"/>
    <w:semiHidden/>
    <w:unhideWhenUsed/>
    <w:rsid w:val="005a083b"/>
    <w:rPr/>
  </w:style>
  <w:style w:type="character" w:styleId="FunotentextZchn" w:customStyle="1">
    <w:name w:val="Fußnotentext Zchn"/>
    <w:basedOn w:val="DefaultParagraphFont"/>
    <w:link w:val="FootnoteText"/>
    <w:uiPriority w:val="99"/>
    <w:semiHidden/>
    <w:qFormat/>
    <w:rsid w:val="00485869"/>
    <w:rPr>
      <w:sz w:val="20"/>
      <w:szCs w:val="20"/>
    </w:rPr>
  </w:style>
  <w:style w:type="character" w:styleId="FootnoteCharacters">
    <w:name w:val="Footnote Characters"/>
    <w:basedOn w:val="DefaultParagraphFont"/>
    <w:uiPriority w:val="99"/>
    <w:semiHidden/>
    <w:unhideWhenUsed/>
    <w:qFormat/>
    <w:rsid w:val="00485869"/>
    <w:rPr>
      <w:vertAlign w:val="superscript"/>
    </w:rPr>
  </w:style>
  <w:style w:type="character" w:styleId="FootnoteReference">
    <w:name w:val="footnote reference"/>
    <w:rPr>
      <w:vertAlign w:val="superscript"/>
    </w:rPr>
  </w:style>
  <w:style w:type="character" w:styleId="HTMLVorformatiertZchn" w:customStyle="1">
    <w:name w:val="HTML Vorformatiert Zchn"/>
    <w:basedOn w:val="DefaultParagraphFont"/>
    <w:link w:val="HTMLPreformatted"/>
    <w:uiPriority w:val="99"/>
    <w:qFormat/>
    <w:rsid w:val="00b71651"/>
    <w:rPr>
      <w:rFonts w:ascii="Courier New" w:hAnsi="Courier New" w:eastAsia="Times New Roman" w:cs="Courier New"/>
      <w:kern w:val="0"/>
      <w:sz w:val="20"/>
      <w:szCs w:val="20"/>
      <w:lang w:val="de-CH"/>
      <w14:ligatures w14:val="none"/>
    </w:rPr>
  </w:style>
  <w:style w:type="character" w:styleId="HTMLCode">
    <w:name w:val="HTML Code"/>
    <w:basedOn w:val="DefaultParagraphFont"/>
    <w:uiPriority w:val="99"/>
    <w:semiHidden/>
    <w:unhideWhenUsed/>
    <w:qFormat/>
    <w:rsid w:val="00b71651"/>
    <w:rPr>
      <w:rFonts w:ascii="Courier New" w:hAnsi="Courier New" w:eastAsia="Times New Roman" w:cs="Courier New"/>
      <w:sz w:val="20"/>
      <w:szCs w:val="20"/>
    </w:rPr>
  </w:style>
  <w:style w:type="character" w:styleId="CommentReference">
    <w:name w:val="annotation reference"/>
    <w:basedOn w:val="DefaultParagraphFont"/>
    <w:unhideWhenUsed/>
    <w:qFormat/>
    <w:rsid w:val="00d54ae7"/>
    <w:rPr>
      <w:sz w:val="16"/>
      <w:szCs w:val="16"/>
    </w:rPr>
  </w:style>
  <w:style w:type="character" w:styleId="LineNumber">
    <w:name w:val="line number"/>
    <w:rPr/>
  </w:style>
  <w:style w:type="character" w:styleId="EndnoteReference">
    <w:name w:val="endnote reference"/>
    <w:rPr>
      <w:vertAlign w:val="superscript"/>
    </w:rPr>
  </w:style>
  <w:style w:type="character" w:styleId="EndnoteCharacters">
    <w:name w:val="Endnote Character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TitelZchn"/>
    <w:uiPriority w:val="10"/>
    <w:qFormat/>
    <w:rsid w:val="005a083b"/>
    <w:pPr>
      <w:spacing w:before="0" w:after="80"/>
      <w:contextualSpacing/>
    </w:pPr>
    <w:rPr>
      <w:rFonts w:ascii="Calibri Light" w:hAnsi="Calibri Light" w:eastAsia="DengXian Light" w:cs="" w:asciiTheme="majorHAnsi" w:cstheme="majorBidi" w:eastAsiaTheme="majorEastAsia" w:hAnsiTheme="majorHAnsi"/>
      <w:spacing w:val="-10"/>
      <w:kern w:val="2"/>
      <w:sz w:val="56"/>
      <w:szCs w:val="56"/>
    </w:rPr>
  </w:style>
  <w:style w:type="paragraph" w:styleId="Subtitle">
    <w:name w:val="Subtitle"/>
    <w:basedOn w:val="Normal"/>
    <w:next w:val="Normal"/>
    <w:link w:val="UntertitelZchn"/>
    <w:uiPriority w:val="11"/>
    <w:qFormat/>
    <w:rsid w:val="005a083b"/>
    <w:pPr>
      <w:spacing w:before="0" w:after="160"/>
    </w:pPr>
    <w:rPr>
      <w:rFonts w:eastAsia="DengXian Light" w:cs="" w:cstheme="majorBidi" w:eastAsiaTheme="majorEastAsia"/>
      <w:color w:themeColor="text1" w:themeTint="a6" w:val="595959"/>
      <w:spacing w:val="15"/>
      <w:sz w:val="28"/>
      <w:szCs w:val="28"/>
    </w:rPr>
  </w:style>
  <w:style w:type="paragraph" w:styleId="Quote">
    <w:name w:val="Quote"/>
    <w:basedOn w:val="Normal"/>
    <w:next w:val="Normal"/>
    <w:link w:val="ZitatZchn"/>
    <w:uiPriority w:val="29"/>
    <w:qFormat/>
    <w:rsid w:val="005a083b"/>
    <w:pPr>
      <w:spacing w:before="160" w:after="160"/>
      <w:jc w:val="center"/>
    </w:pPr>
    <w:rPr>
      <w:i/>
      <w:iCs/>
      <w:color w:themeColor="text1" w:themeTint="bf" w:val="404040"/>
    </w:rPr>
  </w:style>
  <w:style w:type="paragraph" w:styleId="ListParagraph">
    <w:name w:val="List Paragraph"/>
    <w:basedOn w:val="Normal"/>
    <w:uiPriority w:val="34"/>
    <w:qFormat/>
    <w:rsid w:val="005a083b"/>
    <w:pPr>
      <w:spacing w:before="0" w:after="0"/>
      <w:ind w:left="720"/>
      <w:contextualSpacing/>
    </w:pPr>
    <w:rPr/>
  </w:style>
  <w:style w:type="paragraph" w:styleId="IntenseQuote">
    <w:name w:val="Intense Quote"/>
    <w:basedOn w:val="Normal"/>
    <w:next w:val="Normal"/>
    <w:link w:val="IntensivesZitatZchn"/>
    <w:uiPriority w:val="30"/>
    <w:qFormat/>
    <w:rsid w:val="005a083b"/>
    <w:pPr>
      <w:pBdr>
        <w:top w:val="single" w:sz="4" w:space="10" w:color="2F5496" w:themeColor="accent1" w:themeShade="bf"/>
        <w:bottom w:val="single" w:sz="4" w:space="10" w:color="2F5496" w:themeColor="accent1" w:themeShade="bf"/>
      </w:pBdr>
      <w:spacing w:before="360" w:after="360"/>
      <w:ind w:left="864" w:right="864"/>
      <w:jc w:val="center"/>
    </w:pPr>
    <w:rPr>
      <w:i/>
      <w:iCs/>
      <w:color w:themeColor="accent1" w:themeShade="bf" w:val="2F5496"/>
    </w:rPr>
  </w:style>
  <w:style w:type="paragraph" w:styleId="HeaderandFooter">
    <w:name w:val="Header and Footer"/>
    <w:basedOn w:val="Normal"/>
    <w:qFormat/>
    <w:pPr/>
    <w:rPr/>
  </w:style>
  <w:style w:type="paragraph" w:styleId="Footer">
    <w:name w:val="footer"/>
    <w:basedOn w:val="Normal"/>
    <w:link w:val="FuzeileZchn"/>
    <w:uiPriority w:val="99"/>
    <w:unhideWhenUsed/>
    <w:rsid w:val="005a083b"/>
    <w:pPr>
      <w:tabs>
        <w:tab w:val="clear" w:pos="708"/>
        <w:tab w:val="center" w:pos="4536" w:leader="none"/>
        <w:tab w:val="right" w:pos="9072" w:leader="none"/>
      </w:tabs>
    </w:pPr>
    <w:rPr/>
  </w:style>
  <w:style w:type="paragraph" w:styleId="NoSpacing">
    <w:name w:val="No Spacing"/>
    <w:uiPriority w:val="1"/>
    <w:qFormat/>
    <w:rsid w:val="005a083b"/>
    <w:pPr>
      <w:widowControl/>
      <w:bidi w:val="0"/>
      <w:spacing w:before="0" w:after="0"/>
      <w:jc w:val="left"/>
    </w:pPr>
    <w:rPr>
      <w:rFonts w:ascii="Calibri" w:hAnsi="Calibri" w:eastAsia="DengXian" w:cs=""/>
      <w:color w:val="auto"/>
      <w:kern w:val="0"/>
      <w:sz w:val="22"/>
      <w:szCs w:val="22"/>
      <w:lang w:val="de-CH" w:eastAsia="en-US" w:bidi="ar-SA"/>
      <w14:ligatures w14:val="none"/>
    </w:rPr>
  </w:style>
  <w:style w:type="paragraph" w:styleId="FootnoteText">
    <w:name w:val="footnote text"/>
    <w:basedOn w:val="Normal"/>
    <w:link w:val="FunotentextZchn"/>
    <w:uiPriority w:val="99"/>
    <w:semiHidden/>
    <w:unhideWhenUsed/>
    <w:rsid w:val="00485869"/>
    <w:pPr/>
    <w:rPr>
      <w:sz w:val="20"/>
      <w:szCs w:val="20"/>
    </w:rPr>
  </w:style>
  <w:style w:type="paragraph" w:styleId="NormalWeb">
    <w:name w:val="Normal (Web)"/>
    <w:basedOn w:val="Normal"/>
    <w:uiPriority w:val="99"/>
    <w:semiHidden/>
    <w:unhideWhenUsed/>
    <w:qFormat/>
    <w:rsid w:val="00485869"/>
    <w:pPr>
      <w:spacing w:beforeAutospacing="1" w:afterAutospacing="1"/>
    </w:pPr>
    <w:rPr>
      <w:rFonts w:ascii="Times New Roman" w:hAnsi="Times New Roman" w:eastAsia="Times New Roman" w:cs="Times New Roman"/>
      <w:kern w:val="0"/>
      <w:lang w:val="de-CH"/>
      <w14:ligatures w14:val="none"/>
    </w:rPr>
  </w:style>
  <w:style w:type="paragraph" w:styleId="HTMLPreformatted">
    <w:name w:val="HTML Preformatted"/>
    <w:basedOn w:val="Normal"/>
    <w:link w:val="HTMLVorformatiertZchn"/>
    <w:uiPriority w:val="99"/>
    <w:unhideWhenUsed/>
    <w:qFormat/>
    <w:rsid w:val="00b71651"/>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kern w:val="0"/>
      <w:sz w:val="20"/>
      <w:szCs w:val="20"/>
      <w:lang w:val="de-CH"/>
      <w14:ligatures w14:val="none"/>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uiPriority w:val="39"/>
    <w:rsid w:val="005a083b"/>
    <w:rPr>
      <w:lang w:val="de-CH" w:eastAsia="en-US"/>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oter" Target="footer3.xml"/><Relationship Id="rId23" Type="http://schemas.openxmlformats.org/officeDocument/2006/relationships/footnotes" Target="footnote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Design">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TotalTime>
  <Application>LibreOffice/25.2.6.2$Linux_X86_64 LibreOffice_project/520$Build-2</Application>
  <AppVersion>15.0000</AppVersion>
  <Pages>22</Pages>
  <Words>1090</Words>
  <Characters>6373</Characters>
  <CharactersWithSpaces>7108</CharactersWithSpaces>
  <Paragraphs>941</Paragraphs>
  <Company>Eidgenössische Forschungsanstalt WSL</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2025-05-26T17:26:00Z</dcterms:created>
  <dc:creator>Silvia Tobias</dc:creator>
  <dc:description/>
  <dc:language>en-DK</dc:language>
  <cp:lastModifiedBy/>
  <dcterms:modified xsi:type="dcterms:W3CDTF">2025-10-24T12:23:45Z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